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042DA" w14:textId="19B6A522" w:rsidR="00FF7F32" w:rsidRPr="004B5A5F" w:rsidRDefault="009F358E" w:rsidP="004B5A5F">
      <w:pPr>
        <w:pStyle w:val="Title"/>
      </w:pPr>
      <w:r w:rsidRPr="004B5A5F">
        <w:t>Release</w:t>
      </w:r>
      <w:r w:rsidR="00271BA9" w:rsidRPr="004B5A5F">
        <w:t xml:space="preserve"> </w:t>
      </w:r>
      <w:r w:rsidR="004F15BF">
        <w:t>Form</w:t>
      </w:r>
    </w:p>
    <w:p w14:paraId="5A2E3545" w14:textId="28D1CE01" w:rsidR="0030105A" w:rsidRPr="004B5A5F" w:rsidRDefault="00701839" w:rsidP="004B5A5F">
      <w:pPr>
        <w:pStyle w:val="Subtitle"/>
      </w:pPr>
      <w:r w:rsidRPr="004B5A5F">
        <w:t xml:space="preserve">Submitting </w:t>
      </w:r>
      <w:r w:rsidR="00271BA9" w:rsidRPr="004B5A5F">
        <w:t>Mobile Apps</w:t>
      </w:r>
      <w:r w:rsidR="009F358E" w:rsidRPr="004B5A5F">
        <w:t xml:space="preserve"> for Release</w:t>
      </w:r>
      <w:r w:rsidR="00947439" w:rsidRPr="004B5A5F">
        <w:t xml:space="preserve"> via MDS</w:t>
      </w:r>
    </w:p>
    <w:p w14:paraId="5A7B0571" w14:textId="093EFEB5" w:rsidR="00592893" w:rsidRPr="00592893" w:rsidRDefault="00592893" w:rsidP="00592893">
      <w:pPr>
        <w:jc w:val="center"/>
        <w:rPr>
          <w:b/>
          <w:bCs/>
          <w:color w:val="FF0000"/>
        </w:rPr>
      </w:pPr>
      <w:bookmarkStart w:id="0" w:name="_Toc45015463"/>
      <w:bookmarkStart w:id="1" w:name="_Toc53495431"/>
      <w:r w:rsidRPr="00592893">
        <w:rPr>
          <w:b/>
          <w:bCs/>
          <w:color w:val="FF0000"/>
        </w:rPr>
        <w:t>Information on how to complete this form can be found in the Release Standard Guide available from MDS.</w:t>
      </w:r>
    </w:p>
    <w:p w14:paraId="3F69A3C0" w14:textId="53DCD8EE" w:rsidR="005C01FD" w:rsidRPr="004B5A5F" w:rsidRDefault="005C01FD" w:rsidP="004B5A5F">
      <w:pPr>
        <w:pStyle w:val="Heading1"/>
      </w:pPr>
      <w:r w:rsidRPr="004B5A5F">
        <w:t>App Information</w:t>
      </w:r>
      <w:bookmarkEnd w:id="0"/>
      <w:bookmarkEnd w:id="1"/>
    </w:p>
    <w:p w14:paraId="52BBC162" w14:textId="1C8429B4" w:rsidR="005C01FD" w:rsidRPr="004B5A5F" w:rsidRDefault="005C01FD" w:rsidP="004B5A5F">
      <w:r w:rsidRPr="004B5A5F">
        <w:t xml:space="preserve">Please </w:t>
      </w:r>
      <w:r w:rsidR="008A2190" w:rsidRPr="004B5A5F">
        <w:t>replace the dummy information in the table below with</w:t>
      </w:r>
      <w:r w:rsidRPr="004B5A5F">
        <w:t xml:space="preserve"> basic information about the app:</w:t>
      </w:r>
    </w:p>
    <w:p w14:paraId="07F6C098" w14:textId="77777777" w:rsidR="005C01FD" w:rsidRPr="004B5A5F" w:rsidRDefault="005C01FD" w:rsidP="004B5A5F"/>
    <w:tbl>
      <w:tblPr>
        <w:tblStyle w:val="PlainTable1"/>
        <w:tblW w:w="0" w:type="auto"/>
        <w:tblLayout w:type="fixed"/>
        <w:tblLook w:val="0480" w:firstRow="0" w:lastRow="0" w:firstColumn="1" w:lastColumn="0" w:noHBand="0" w:noVBand="1"/>
      </w:tblPr>
      <w:tblGrid>
        <w:gridCol w:w="3539"/>
        <w:gridCol w:w="5477"/>
      </w:tblGrid>
      <w:tr w:rsidR="00592893" w:rsidRPr="004B5A5F" w14:paraId="09E59084" w14:textId="77777777" w:rsidTr="004B5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EE576CD" w14:textId="76750FEB" w:rsidR="00592893" w:rsidRPr="004B5A5F" w:rsidRDefault="00592893" w:rsidP="004B5A5F">
            <w:pPr>
              <w:jc w:val="left"/>
            </w:pPr>
            <w:r>
              <w:t>App Type</w:t>
            </w:r>
            <w:r w:rsidR="00866882">
              <w:br/>
            </w:r>
            <w:r>
              <w:t>(Research / T&amp;L</w:t>
            </w:r>
            <w:r w:rsidR="00866882">
              <w:t xml:space="preserve"> / Other</w:t>
            </w:r>
            <w:r>
              <w:t>)</w:t>
            </w:r>
          </w:p>
        </w:tc>
        <w:tc>
          <w:tcPr>
            <w:tcW w:w="5477" w:type="dxa"/>
          </w:tcPr>
          <w:p w14:paraId="440B8B23" w14:textId="6BAE106D" w:rsidR="00592893" w:rsidRPr="004B5A5F" w:rsidRDefault="00592893" w:rsidP="004B5A5F">
            <w:pPr>
              <w:jc w:val="left"/>
              <w:cnfStyle w:val="000000100000" w:firstRow="0" w:lastRow="0" w:firstColumn="0" w:lastColumn="0" w:oddVBand="0" w:evenVBand="0" w:oddHBand="1" w:evenHBand="0" w:firstRowFirstColumn="0" w:firstRowLastColumn="0" w:lastRowFirstColumn="0" w:lastRowLastColumn="0"/>
            </w:pPr>
            <w:r>
              <w:t>Research</w:t>
            </w:r>
          </w:p>
        </w:tc>
      </w:tr>
      <w:tr w:rsidR="005C01FD" w:rsidRPr="004B5A5F" w14:paraId="2A240F30" w14:textId="77777777" w:rsidTr="004B5A5F">
        <w:tc>
          <w:tcPr>
            <w:cnfStyle w:val="001000000000" w:firstRow="0" w:lastRow="0" w:firstColumn="1" w:lastColumn="0" w:oddVBand="0" w:evenVBand="0" w:oddHBand="0" w:evenHBand="0" w:firstRowFirstColumn="0" w:firstRowLastColumn="0" w:lastRowFirstColumn="0" w:lastRowLastColumn="0"/>
            <w:tcW w:w="3539" w:type="dxa"/>
          </w:tcPr>
          <w:p w14:paraId="058F43BC" w14:textId="77777777" w:rsidR="005C01FD" w:rsidRPr="004B5A5F" w:rsidRDefault="005C01FD" w:rsidP="004B5A5F">
            <w:pPr>
              <w:jc w:val="left"/>
            </w:pPr>
            <w:r w:rsidRPr="004B5A5F">
              <w:t>Data Management Plan #</w:t>
            </w:r>
          </w:p>
        </w:tc>
        <w:tc>
          <w:tcPr>
            <w:tcW w:w="5477" w:type="dxa"/>
          </w:tcPr>
          <w:p w14:paraId="64263DF7" w14:textId="3AA6F53B" w:rsidR="005C01FD" w:rsidRPr="004B5A5F" w:rsidRDefault="005C01FD" w:rsidP="004B5A5F">
            <w:pPr>
              <w:jc w:val="left"/>
              <w:cnfStyle w:val="000000000000" w:firstRow="0" w:lastRow="0" w:firstColumn="0" w:lastColumn="0" w:oddVBand="0" w:evenVBand="0" w:oddHBand="0" w:evenHBand="0" w:firstRowFirstColumn="0" w:firstRowLastColumn="0" w:lastRowFirstColumn="0" w:lastRowLastColumn="0"/>
            </w:pPr>
            <w:r w:rsidRPr="004B5A5F">
              <w:t>DMP</w:t>
            </w:r>
            <w:r w:rsidR="004B5A5F">
              <w:t>:</w:t>
            </w:r>
            <w:r w:rsidR="00866882">
              <w:t xml:space="preserve"> </w:t>
            </w:r>
            <w:r w:rsidR="00051D07">
              <w:t xml:space="preserve">Not Applicable </w:t>
            </w:r>
          </w:p>
        </w:tc>
      </w:tr>
      <w:tr w:rsidR="005C01FD" w:rsidRPr="004B5A5F" w14:paraId="0BA173C6" w14:textId="77777777" w:rsidTr="004B5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46771D7" w14:textId="77777777" w:rsidR="005C01FD" w:rsidRPr="004B5A5F" w:rsidRDefault="005C01FD" w:rsidP="004B5A5F">
            <w:pPr>
              <w:jc w:val="left"/>
            </w:pPr>
            <w:r w:rsidRPr="004B5A5F">
              <w:t>Ethics Submission Reference</w:t>
            </w:r>
          </w:p>
        </w:tc>
        <w:tc>
          <w:tcPr>
            <w:tcW w:w="5477" w:type="dxa"/>
          </w:tcPr>
          <w:p w14:paraId="4F8710EF" w14:textId="251AEEBF" w:rsidR="005C01FD" w:rsidRPr="004B5A5F" w:rsidRDefault="00B100BF" w:rsidP="004B5A5F">
            <w:pPr>
              <w:jc w:val="left"/>
              <w:cnfStyle w:val="000000100000" w:firstRow="0" w:lastRow="0" w:firstColumn="0" w:lastColumn="0" w:oddVBand="0" w:evenVBand="0" w:oddHBand="1" w:evenHBand="0" w:firstRowFirstColumn="0" w:firstRowLastColumn="0" w:lastRowFirstColumn="0" w:lastRowLastColumn="0"/>
            </w:pPr>
            <w:r>
              <w:t xml:space="preserve">IRAS: </w:t>
            </w:r>
            <w:r w:rsidR="007E3271">
              <w:t>32990</w:t>
            </w:r>
          </w:p>
        </w:tc>
      </w:tr>
      <w:tr w:rsidR="004B5A5F" w:rsidRPr="004B5A5F" w14:paraId="03D5B87A" w14:textId="77777777" w:rsidTr="004B5A5F">
        <w:tc>
          <w:tcPr>
            <w:cnfStyle w:val="001000000000" w:firstRow="0" w:lastRow="0" w:firstColumn="1" w:lastColumn="0" w:oddVBand="0" w:evenVBand="0" w:oddHBand="0" w:evenHBand="0" w:firstRowFirstColumn="0" w:firstRowLastColumn="0" w:lastRowFirstColumn="0" w:lastRowLastColumn="0"/>
            <w:tcW w:w="3539" w:type="dxa"/>
          </w:tcPr>
          <w:p w14:paraId="22AC5DD7" w14:textId="0A45E160" w:rsidR="004B5A5F" w:rsidRPr="004B5A5F" w:rsidRDefault="004B5A5F" w:rsidP="004B5A5F">
            <w:pPr>
              <w:jc w:val="left"/>
            </w:pPr>
            <w:r>
              <w:t>Information Governance Risk Review #</w:t>
            </w:r>
          </w:p>
        </w:tc>
        <w:tc>
          <w:tcPr>
            <w:tcW w:w="5477" w:type="dxa"/>
          </w:tcPr>
          <w:p w14:paraId="4998BE9F" w14:textId="7FCA785D" w:rsidR="004B5A5F" w:rsidRPr="004B5A5F" w:rsidRDefault="004B5A5F" w:rsidP="004B5A5F">
            <w:pPr>
              <w:jc w:val="left"/>
              <w:cnfStyle w:val="000000000000" w:firstRow="0" w:lastRow="0" w:firstColumn="0" w:lastColumn="0" w:oddVBand="0" w:evenVBand="0" w:oddHBand="0" w:evenHBand="0" w:firstRowFirstColumn="0" w:firstRowLastColumn="0" w:lastRowFirstColumn="0" w:lastRowLastColumn="0"/>
            </w:pPr>
            <w:r>
              <w:t>IGRR:</w:t>
            </w:r>
            <w:r w:rsidR="00866882">
              <w:t xml:space="preserve"> </w:t>
            </w:r>
            <w:r w:rsidR="00597F69">
              <w:t>1092</w:t>
            </w:r>
          </w:p>
        </w:tc>
      </w:tr>
      <w:tr w:rsidR="005C01FD" w:rsidRPr="004B5A5F" w14:paraId="1ADA9E45" w14:textId="77777777" w:rsidTr="004B5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BE32954" w14:textId="77777777" w:rsidR="005C01FD" w:rsidRPr="004B5A5F" w:rsidRDefault="005C01FD" w:rsidP="004B5A5F">
            <w:pPr>
              <w:jc w:val="left"/>
            </w:pPr>
            <w:r w:rsidRPr="004B5A5F">
              <w:t>App Name</w:t>
            </w:r>
          </w:p>
        </w:tc>
        <w:tc>
          <w:tcPr>
            <w:tcW w:w="5477" w:type="dxa"/>
          </w:tcPr>
          <w:p w14:paraId="64B55068" w14:textId="40F99A47" w:rsidR="005C01FD" w:rsidRPr="004B5A5F" w:rsidRDefault="007E3271" w:rsidP="004B5A5F">
            <w:pPr>
              <w:jc w:val="left"/>
              <w:cnfStyle w:val="000000100000" w:firstRow="0" w:lastRow="0" w:firstColumn="0" w:lastColumn="0" w:oddVBand="0" w:evenVBand="0" w:oddHBand="1" w:evenHBand="0" w:firstRowFirstColumn="0" w:firstRowLastColumn="0" w:lastRowFirstColumn="0" w:lastRowLastColumn="0"/>
            </w:pPr>
            <w:r>
              <w:t>BADBIR Patient</w:t>
            </w:r>
          </w:p>
        </w:tc>
      </w:tr>
      <w:tr w:rsidR="005C01FD" w:rsidRPr="004B5A5F" w14:paraId="789CADF1" w14:textId="77777777" w:rsidTr="004B5A5F">
        <w:tc>
          <w:tcPr>
            <w:cnfStyle w:val="001000000000" w:firstRow="0" w:lastRow="0" w:firstColumn="1" w:lastColumn="0" w:oddVBand="0" w:evenVBand="0" w:oddHBand="0" w:evenHBand="0" w:firstRowFirstColumn="0" w:firstRowLastColumn="0" w:lastRowFirstColumn="0" w:lastRowLastColumn="0"/>
            <w:tcW w:w="3539" w:type="dxa"/>
          </w:tcPr>
          <w:p w14:paraId="38678E6D" w14:textId="77777777" w:rsidR="005C01FD" w:rsidRPr="004B5A5F" w:rsidRDefault="005C01FD" w:rsidP="004B5A5F">
            <w:pPr>
              <w:jc w:val="left"/>
            </w:pPr>
            <w:r w:rsidRPr="004B5A5F">
              <w:t>Developer Contact</w:t>
            </w:r>
          </w:p>
        </w:tc>
        <w:tc>
          <w:tcPr>
            <w:tcW w:w="5477" w:type="dxa"/>
          </w:tcPr>
          <w:p w14:paraId="77CFC3EF" w14:textId="0EDB0692" w:rsidR="005C01FD" w:rsidRPr="004B5A5F" w:rsidRDefault="007E3271" w:rsidP="004B5A5F">
            <w:pPr>
              <w:jc w:val="left"/>
              <w:cnfStyle w:val="000000000000" w:firstRow="0" w:lastRow="0" w:firstColumn="0" w:lastColumn="0" w:oddVBand="0" w:evenVBand="0" w:oddHBand="0" w:evenHBand="0" w:firstRowFirstColumn="0" w:firstRowLastColumn="0" w:lastRowFirstColumn="0" w:lastRowLastColumn="0"/>
            </w:pPr>
            <w:r>
              <w:t>Hassan Ali</w:t>
            </w:r>
          </w:p>
        </w:tc>
      </w:tr>
      <w:tr w:rsidR="005C01FD" w:rsidRPr="004B5A5F" w14:paraId="47636F68" w14:textId="77777777" w:rsidTr="004B5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DC9FC26" w14:textId="77777777" w:rsidR="005C01FD" w:rsidRPr="004B5A5F" w:rsidRDefault="005C01FD" w:rsidP="004B5A5F">
            <w:pPr>
              <w:jc w:val="left"/>
            </w:pPr>
            <w:r w:rsidRPr="004B5A5F">
              <w:t>Customer / Product Owner</w:t>
            </w:r>
          </w:p>
        </w:tc>
        <w:tc>
          <w:tcPr>
            <w:tcW w:w="5477" w:type="dxa"/>
          </w:tcPr>
          <w:p w14:paraId="38DB128D" w14:textId="2A19B6DA" w:rsidR="005C01FD" w:rsidRPr="004B5A5F" w:rsidRDefault="007E3271" w:rsidP="004B5A5F">
            <w:pPr>
              <w:jc w:val="left"/>
              <w:cnfStyle w:val="000000100000" w:firstRow="0" w:lastRow="0" w:firstColumn="0" w:lastColumn="0" w:oddVBand="0" w:evenVBand="0" w:oddHBand="1" w:evenHBand="0" w:firstRowFirstColumn="0" w:firstRowLastColumn="0" w:lastRowFirstColumn="0" w:lastRowLastColumn="0"/>
            </w:pPr>
            <w:r>
              <w:t>BADBIR</w:t>
            </w:r>
          </w:p>
        </w:tc>
      </w:tr>
      <w:tr w:rsidR="005C01FD" w:rsidRPr="004B5A5F" w14:paraId="5DD1840F" w14:textId="77777777" w:rsidTr="004B5A5F">
        <w:tc>
          <w:tcPr>
            <w:cnfStyle w:val="001000000000" w:firstRow="0" w:lastRow="0" w:firstColumn="1" w:lastColumn="0" w:oddVBand="0" w:evenVBand="0" w:oddHBand="0" w:evenHBand="0" w:firstRowFirstColumn="0" w:firstRowLastColumn="0" w:lastRowFirstColumn="0" w:lastRowLastColumn="0"/>
            <w:tcW w:w="3539" w:type="dxa"/>
          </w:tcPr>
          <w:p w14:paraId="218A3F33" w14:textId="77777777" w:rsidR="005C01FD" w:rsidRPr="004B5A5F" w:rsidRDefault="005C01FD" w:rsidP="004B5A5F">
            <w:pPr>
              <w:jc w:val="left"/>
            </w:pPr>
            <w:r w:rsidRPr="004B5A5F">
              <w:t>Apple Bundle ID</w:t>
            </w:r>
          </w:p>
        </w:tc>
        <w:tc>
          <w:tcPr>
            <w:tcW w:w="5477" w:type="dxa"/>
          </w:tcPr>
          <w:p w14:paraId="4FA73CBA" w14:textId="0D435A35" w:rsidR="005C01FD" w:rsidRPr="004B5A5F" w:rsidRDefault="00C553F7" w:rsidP="004B5A5F">
            <w:pPr>
              <w:jc w:val="left"/>
              <w:cnfStyle w:val="000000000000" w:firstRow="0" w:lastRow="0" w:firstColumn="0" w:lastColumn="0" w:oddVBand="0" w:evenVBand="0" w:oddHBand="0" w:evenHBand="0" w:firstRowFirstColumn="0" w:firstRowLastColumn="0" w:lastRowFirstColumn="0" w:lastRowLastColumn="0"/>
            </w:pPr>
            <w:commentRangeStart w:id="2"/>
            <w:r>
              <w:t>Org.badbir.patient</w:t>
            </w:r>
            <w:commentRangeEnd w:id="2"/>
            <w:r w:rsidR="00520A11">
              <w:rPr>
                <w:rStyle w:val="CommentReference"/>
              </w:rPr>
              <w:commentReference w:id="2"/>
            </w:r>
          </w:p>
        </w:tc>
      </w:tr>
      <w:tr w:rsidR="005C01FD" w:rsidRPr="004B5A5F" w14:paraId="01AC3B01" w14:textId="77777777" w:rsidTr="004B5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9C42125" w14:textId="77777777" w:rsidR="005C01FD" w:rsidRPr="004B5A5F" w:rsidRDefault="005C01FD" w:rsidP="004B5A5F">
            <w:pPr>
              <w:jc w:val="left"/>
            </w:pPr>
            <w:r w:rsidRPr="004B5A5F">
              <w:t>Android Package Name</w:t>
            </w:r>
          </w:p>
        </w:tc>
        <w:tc>
          <w:tcPr>
            <w:tcW w:w="5477" w:type="dxa"/>
          </w:tcPr>
          <w:p w14:paraId="04385F4A" w14:textId="3B58AA3E" w:rsidR="005C01FD" w:rsidRPr="004B5A5F" w:rsidRDefault="00C553F7" w:rsidP="004B5A5F">
            <w:pPr>
              <w:jc w:val="left"/>
              <w:cnfStyle w:val="000000100000" w:firstRow="0" w:lastRow="0" w:firstColumn="0" w:lastColumn="0" w:oddVBand="0" w:evenVBand="0" w:oddHBand="1" w:evenHBand="0" w:firstRowFirstColumn="0" w:firstRowLastColumn="0" w:lastRowFirstColumn="0" w:lastRowLastColumn="0"/>
            </w:pPr>
            <w:r>
              <w:t>Org.badbir.patient</w:t>
            </w:r>
          </w:p>
        </w:tc>
      </w:tr>
      <w:tr w:rsidR="005C01FD" w:rsidRPr="004B5A5F" w14:paraId="65C5F3B8" w14:textId="77777777" w:rsidTr="004B5A5F">
        <w:tc>
          <w:tcPr>
            <w:cnfStyle w:val="001000000000" w:firstRow="0" w:lastRow="0" w:firstColumn="1" w:lastColumn="0" w:oddVBand="0" w:evenVBand="0" w:oddHBand="0" w:evenHBand="0" w:firstRowFirstColumn="0" w:firstRowLastColumn="0" w:lastRowFirstColumn="0" w:lastRowLastColumn="0"/>
            <w:tcW w:w="3539" w:type="dxa"/>
          </w:tcPr>
          <w:p w14:paraId="476053C7" w14:textId="1721A00C" w:rsidR="005C01FD" w:rsidRPr="004B5A5F" w:rsidRDefault="005C01FD" w:rsidP="004B5A5F">
            <w:pPr>
              <w:jc w:val="left"/>
            </w:pPr>
            <w:r w:rsidRPr="004B5A5F">
              <w:t>Android Version Number</w:t>
            </w:r>
          </w:p>
        </w:tc>
        <w:tc>
          <w:tcPr>
            <w:tcW w:w="5477" w:type="dxa"/>
          </w:tcPr>
          <w:p w14:paraId="557ADEE6" w14:textId="5A03AD0E" w:rsidR="005C01FD" w:rsidRPr="004B5A5F" w:rsidRDefault="008A2190" w:rsidP="004B5A5F">
            <w:pPr>
              <w:jc w:val="left"/>
              <w:cnfStyle w:val="000000000000" w:firstRow="0" w:lastRow="0" w:firstColumn="0" w:lastColumn="0" w:oddVBand="0" w:evenVBand="0" w:oddHBand="0" w:evenHBand="0" w:firstRowFirstColumn="0" w:firstRowLastColumn="0" w:lastRowFirstColumn="0" w:lastRowLastColumn="0"/>
            </w:pPr>
            <w:r w:rsidRPr="004B5A5F">
              <w:t>1.0.0</w:t>
            </w:r>
          </w:p>
        </w:tc>
      </w:tr>
      <w:tr w:rsidR="005C01FD" w:rsidRPr="004B5A5F" w14:paraId="7EF59EA2" w14:textId="77777777" w:rsidTr="004B5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623D5B2" w14:textId="3FE2597E" w:rsidR="005C01FD" w:rsidRPr="004B5A5F" w:rsidRDefault="005C01FD" w:rsidP="004B5A5F">
            <w:pPr>
              <w:jc w:val="left"/>
            </w:pPr>
            <w:r w:rsidRPr="004B5A5F">
              <w:t>Android Build Number</w:t>
            </w:r>
          </w:p>
        </w:tc>
        <w:tc>
          <w:tcPr>
            <w:tcW w:w="5477" w:type="dxa"/>
          </w:tcPr>
          <w:p w14:paraId="57CA1788" w14:textId="49F56562" w:rsidR="005C01FD" w:rsidRPr="004B5A5F" w:rsidRDefault="00C553F7" w:rsidP="004B5A5F">
            <w:pPr>
              <w:jc w:val="left"/>
              <w:cnfStyle w:val="000000100000" w:firstRow="0" w:lastRow="0" w:firstColumn="0" w:lastColumn="0" w:oddVBand="0" w:evenVBand="0" w:oddHBand="1" w:evenHBand="0" w:firstRowFirstColumn="0" w:firstRowLastColumn="0" w:lastRowFirstColumn="0" w:lastRowLastColumn="0"/>
            </w:pPr>
            <w:r>
              <w:t>1</w:t>
            </w:r>
          </w:p>
        </w:tc>
      </w:tr>
      <w:tr w:rsidR="005C01FD" w:rsidRPr="004B5A5F" w14:paraId="69B03948" w14:textId="77777777" w:rsidTr="004B5A5F">
        <w:tc>
          <w:tcPr>
            <w:cnfStyle w:val="001000000000" w:firstRow="0" w:lastRow="0" w:firstColumn="1" w:lastColumn="0" w:oddVBand="0" w:evenVBand="0" w:oddHBand="0" w:evenHBand="0" w:firstRowFirstColumn="0" w:firstRowLastColumn="0" w:lastRowFirstColumn="0" w:lastRowLastColumn="0"/>
            <w:tcW w:w="3539" w:type="dxa"/>
          </w:tcPr>
          <w:p w14:paraId="2FD3B213" w14:textId="7962DB6B" w:rsidR="005C01FD" w:rsidRPr="004B5A5F" w:rsidRDefault="005C01FD" w:rsidP="004B5A5F">
            <w:pPr>
              <w:jc w:val="left"/>
            </w:pPr>
            <w:r w:rsidRPr="004B5A5F">
              <w:t>iOS Version Number</w:t>
            </w:r>
          </w:p>
        </w:tc>
        <w:tc>
          <w:tcPr>
            <w:tcW w:w="5477" w:type="dxa"/>
          </w:tcPr>
          <w:p w14:paraId="67635B3E" w14:textId="768FB3EE" w:rsidR="005C01FD" w:rsidRPr="004B5A5F" w:rsidRDefault="008A2190" w:rsidP="004B5A5F">
            <w:pPr>
              <w:jc w:val="left"/>
              <w:cnfStyle w:val="000000000000" w:firstRow="0" w:lastRow="0" w:firstColumn="0" w:lastColumn="0" w:oddVBand="0" w:evenVBand="0" w:oddHBand="0" w:evenHBand="0" w:firstRowFirstColumn="0" w:firstRowLastColumn="0" w:lastRowFirstColumn="0" w:lastRowLastColumn="0"/>
            </w:pPr>
            <w:r w:rsidRPr="004B5A5F">
              <w:t>1.0.0</w:t>
            </w:r>
          </w:p>
        </w:tc>
      </w:tr>
      <w:tr w:rsidR="005C01FD" w:rsidRPr="004B5A5F" w14:paraId="44F2A46F" w14:textId="77777777" w:rsidTr="004B5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8925E3E" w14:textId="2647EBD2" w:rsidR="005C01FD" w:rsidRPr="004B5A5F" w:rsidRDefault="005C01FD" w:rsidP="004B5A5F">
            <w:pPr>
              <w:jc w:val="left"/>
            </w:pPr>
            <w:r w:rsidRPr="004B5A5F">
              <w:t>iOS Build Number</w:t>
            </w:r>
          </w:p>
        </w:tc>
        <w:tc>
          <w:tcPr>
            <w:tcW w:w="5477" w:type="dxa"/>
          </w:tcPr>
          <w:p w14:paraId="12363742" w14:textId="1ED4CF36" w:rsidR="005C01FD" w:rsidRPr="004B5A5F" w:rsidRDefault="008A2190" w:rsidP="004B5A5F">
            <w:pPr>
              <w:jc w:val="left"/>
              <w:cnfStyle w:val="000000100000" w:firstRow="0" w:lastRow="0" w:firstColumn="0" w:lastColumn="0" w:oddVBand="0" w:evenVBand="0" w:oddHBand="1" w:evenHBand="0" w:firstRowFirstColumn="0" w:firstRowLastColumn="0" w:lastRowFirstColumn="0" w:lastRowLastColumn="0"/>
            </w:pPr>
            <w:del w:id="3" w:author="Patricia Barnby" w:date="2023-05-09T17:49:00Z">
              <w:r w:rsidRPr="004B5A5F" w:rsidDel="002750C6">
                <w:delText>1.0.0.</w:delText>
              </w:r>
              <w:commentRangeStart w:id="4"/>
              <w:r w:rsidR="00C553F7" w:rsidDel="002750C6">
                <w:delText>1</w:delText>
              </w:r>
            </w:del>
            <w:ins w:id="5" w:author="Patricia Barnby" w:date="2023-05-09T17:49:00Z">
              <w:r w:rsidR="002750C6">
                <w:t>1</w:t>
              </w:r>
              <w:commentRangeEnd w:id="4"/>
              <w:r w:rsidR="002750C6">
                <w:rPr>
                  <w:rStyle w:val="CommentReference"/>
                </w:rPr>
                <w:commentReference w:id="4"/>
              </w:r>
            </w:ins>
          </w:p>
        </w:tc>
      </w:tr>
      <w:tr w:rsidR="005C01FD" w:rsidRPr="004B5A5F" w14:paraId="7A3140C8" w14:textId="77777777" w:rsidTr="004B5A5F">
        <w:tc>
          <w:tcPr>
            <w:cnfStyle w:val="001000000000" w:firstRow="0" w:lastRow="0" w:firstColumn="1" w:lastColumn="0" w:oddVBand="0" w:evenVBand="0" w:oddHBand="0" w:evenHBand="0" w:firstRowFirstColumn="0" w:firstRowLastColumn="0" w:lastRowFirstColumn="0" w:lastRowLastColumn="0"/>
            <w:tcW w:w="3539" w:type="dxa"/>
          </w:tcPr>
          <w:p w14:paraId="7800845B" w14:textId="77777777" w:rsidR="005C01FD" w:rsidRPr="004B5A5F" w:rsidRDefault="005C01FD" w:rsidP="004B5A5F">
            <w:pPr>
              <w:jc w:val="left"/>
            </w:pPr>
            <w:r w:rsidRPr="004B5A5F">
              <w:t>New App or Update to Existing</w:t>
            </w:r>
          </w:p>
        </w:tc>
        <w:tc>
          <w:tcPr>
            <w:tcW w:w="5477" w:type="dxa"/>
          </w:tcPr>
          <w:p w14:paraId="46E27F0F" w14:textId="4821B759" w:rsidR="005C01FD" w:rsidRPr="004B5A5F" w:rsidRDefault="008A2190" w:rsidP="004B5A5F">
            <w:pPr>
              <w:jc w:val="left"/>
              <w:cnfStyle w:val="000000000000" w:firstRow="0" w:lastRow="0" w:firstColumn="0" w:lastColumn="0" w:oddVBand="0" w:evenVBand="0" w:oddHBand="0" w:evenHBand="0" w:firstRowFirstColumn="0" w:firstRowLastColumn="0" w:lastRowFirstColumn="0" w:lastRowLastColumn="0"/>
            </w:pPr>
            <w:r w:rsidRPr="004B5A5F">
              <w:t>New</w:t>
            </w:r>
          </w:p>
        </w:tc>
      </w:tr>
      <w:tr w:rsidR="00866882" w:rsidRPr="004B5A5F" w14:paraId="3E0808B1" w14:textId="77777777" w:rsidTr="004B5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B4F0D73" w14:textId="77777777" w:rsidR="00866882" w:rsidRDefault="00866882" w:rsidP="004B5A5F">
            <w:pPr>
              <w:jc w:val="left"/>
              <w:rPr>
                <w:b w:val="0"/>
                <w:bCs w:val="0"/>
              </w:rPr>
            </w:pPr>
            <w:r>
              <w:t>Validity Period</w:t>
            </w:r>
          </w:p>
          <w:p w14:paraId="7CB4C5B3" w14:textId="12B2482F" w:rsidR="00866882" w:rsidRPr="004B5A5F" w:rsidRDefault="00866882" w:rsidP="004B5A5F">
            <w:pPr>
              <w:jc w:val="left"/>
            </w:pPr>
            <w:r>
              <w:t>(i.e. if app has a built-in time bomb to ensure it is only used in a given period)</w:t>
            </w:r>
          </w:p>
        </w:tc>
        <w:tc>
          <w:tcPr>
            <w:tcW w:w="5477" w:type="dxa"/>
          </w:tcPr>
          <w:p w14:paraId="3E117025" w14:textId="37888211" w:rsidR="00866882" w:rsidRPr="004B5A5F" w:rsidRDefault="00C553F7" w:rsidP="004B5A5F">
            <w:pPr>
              <w:jc w:val="left"/>
              <w:cnfStyle w:val="000000100000" w:firstRow="0" w:lastRow="0" w:firstColumn="0" w:lastColumn="0" w:oddVBand="0" w:evenVBand="0" w:oddHBand="1" w:evenHBand="0" w:firstRowFirstColumn="0" w:firstRowLastColumn="0" w:lastRowFirstColumn="0" w:lastRowLastColumn="0"/>
            </w:pPr>
            <w:r>
              <w:t>Not applicable (Till the end of study, currently 2028 but possibly extending beyond)</w:t>
            </w:r>
          </w:p>
        </w:tc>
      </w:tr>
    </w:tbl>
    <w:p w14:paraId="0F77F080" w14:textId="0B97F867" w:rsidR="00743106" w:rsidRPr="004B5A5F" w:rsidRDefault="00743106" w:rsidP="00743106">
      <w:pPr>
        <w:pStyle w:val="Heading1"/>
      </w:pPr>
      <w:bookmarkStart w:id="6" w:name="_Toc45015464"/>
      <w:bookmarkStart w:id="7" w:name="_Ref53494807"/>
      <w:bookmarkStart w:id="8" w:name="_Ref53494832"/>
      <w:bookmarkStart w:id="9" w:name="_Toc53495432"/>
      <w:r>
        <w:t>Code Base</w:t>
      </w:r>
    </w:p>
    <w:p w14:paraId="07521247" w14:textId="24A401FB" w:rsidR="00743106" w:rsidRDefault="00743106" w:rsidP="00743106">
      <w:r w:rsidRPr="004B5A5F">
        <w:t xml:space="preserve">Please </w:t>
      </w:r>
      <w:r>
        <w:t>complete the table</w:t>
      </w:r>
      <w:r w:rsidR="00BC6823">
        <w:t>s</w:t>
      </w:r>
      <w:r>
        <w:t xml:space="preserve"> below:</w:t>
      </w:r>
    </w:p>
    <w:p w14:paraId="42ECCB2E" w14:textId="3CC1AA55" w:rsidR="00BC6823" w:rsidRPr="004B5A5F" w:rsidRDefault="00BC6823" w:rsidP="00BC6823">
      <w:pPr>
        <w:pStyle w:val="Heading2"/>
      </w:pPr>
      <w:r>
        <w:t>Coding Standards</w:t>
      </w:r>
    </w:p>
    <w:p w14:paraId="7293F4F9" w14:textId="77777777" w:rsidR="00743106" w:rsidRPr="004B5A5F" w:rsidRDefault="00743106" w:rsidP="00743106"/>
    <w:tbl>
      <w:tblPr>
        <w:tblStyle w:val="PlainTable1"/>
        <w:tblW w:w="0" w:type="auto"/>
        <w:tblLayout w:type="fixed"/>
        <w:tblLook w:val="0480" w:firstRow="0" w:lastRow="0" w:firstColumn="1" w:lastColumn="0" w:noHBand="0" w:noVBand="1"/>
      </w:tblPr>
      <w:tblGrid>
        <w:gridCol w:w="3539"/>
        <w:gridCol w:w="5477"/>
      </w:tblGrid>
      <w:tr w:rsidR="00743106" w:rsidRPr="004B5A5F" w14:paraId="6656CF25" w14:textId="77777777" w:rsidTr="0057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3129E3BA" w14:textId="14679A76" w:rsidR="00743106" w:rsidRPr="004B5A5F" w:rsidRDefault="00743106" w:rsidP="00577952">
            <w:pPr>
              <w:jc w:val="left"/>
            </w:pPr>
            <w:r>
              <w:t xml:space="preserve">Describe how your app meets the required coding </w:t>
            </w:r>
            <w:commentRangeStart w:id="10"/>
            <w:r>
              <w:t>standards</w:t>
            </w:r>
            <w:commentRangeEnd w:id="10"/>
            <w:r w:rsidR="008979F5">
              <w:rPr>
                <w:rStyle w:val="CommentReference"/>
                <w:b w:val="0"/>
                <w:bCs w:val="0"/>
              </w:rPr>
              <w:commentReference w:id="10"/>
            </w:r>
            <w:r>
              <w:t>?</w:t>
            </w:r>
          </w:p>
        </w:tc>
        <w:tc>
          <w:tcPr>
            <w:tcW w:w="5477" w:type="dxa"/>
          </w:tcPr>
          <w:p w14:paraId="2F12265F" w14:textId="625A929F" w:rsidR="00743106" w:rsidRPr="004B5A5F" w:rsidRDefault="00743106" w:rsidP="00577952">
            <w:pPr>
              <w:jc w:val="left"/>
              <w:cnfStyle w:val="000000100000" w:firstRow="0" w:lastRow="0" w:firstColumn="0" w:lastColumn="0" w:oddVBand="0" w:evenVBand="0" w:oddHBand="1" w:evenHBand="0" w:firstRowFirstColumn="0" w:firstRowLastColumn="0" w:lastRowFirstColumn="0" w:lastRowLastColumn="0"/>
            </w:pPr>
          </w:p>
        </w:tc>
      </w:tr>
      <w:tr w:rsidR="00743106" w:rsidRPr="004B5A5F" w14:paraId="011757FB" w14:textId="77777777" w:rsidTr="00577952">
        <w:tc>
          <w:tcPr>
            <w:cnfStyle w:val="001000000000" w:firstRow="0" w:lastRow="0" w:firstColumn="1" w:lastColumn="0" w:oddVBand="0" w:evenVBand="0" w:oddHBand="0" w:evenHBand="0" w:firstRowFirstColumn="0" w:firstRowLastColumn="0" w:lastRowFirstColumn="0" w:lastRowLastColumn="0"/>
            <w:tcW w:w="3539" w:type="dxa"/>
          </w:tcPr>
          <w:p w14:paraId="2B55A6F8" w14:textId="4177221C" w:rsidR="00743106" w:rsidRPr="004B5A5F" w:rsidRDefault="00743106" w:rsidP="00577952">
            <w:pPr>
              <w:jc w:val="left"/>
            </w:pPr>
            <w:r>
              <w:lastRenderedPageBreak/>
              <w:t>Where does your app display its version and build number to the user</w:t>
            </w:r>
          </w:p>
        </w:tc>
        <w:tc>
          <w:tcPr>
            <w:tcW w:w="5477" w:type="dxa"/>
          </w:tcPr>
          <w:p w14:paraId="0FF33A7C" w14:textId="6C10B5B8" w:rsidR="00743106" w:rsidRPr="004B5A5F" w:rsidRDefault="00C553F7" w:rsidP="00577952">
            <w:pPr>
              <w:jc w:val="left"/>
              <w:cnfStyle w:val="000000000000" w:firstRow="0" w:lastRow="0" w:firstColumn="0" w:lastColumn="0" w:oddVBand="0" w:evenVBand="0" w:oddHBand="0" w:evenHBand="0" w:firstRowFirstColumn="0" w:firstRowLastColumn="0" w:lastRowFirstColumn="0" w:lastRowLastColumn="0"/>
            </w:pPr>
            <w:r>
              <w:t>On the login page (Bottom right)</w:t>
            </w:r>
          </w:p>
        </w:tc>
      </w:tr>
    </w:tbl>
    <w:p w14:paraId="6CB04FCD" w14:textId="3E0C91B1" w:rsidR="00BC6823" w:rsidRDefault="00BC6823" w:rsidP="00BC6823">
      <w:pPr>
        <w:pStyle w:val="Heading2"/>
      </w:pPr>
      <w:r>
        <w:t>Version Control</w:t>
      </w:r>
    </w:p>
    <w:p w14:paraId="033E0D25" w14:textId="77777777" w:rsidR="00BC6823" w:rsidRPr="00BC6823" w:rsidRDefault="00BC6823" w:rsidP="00BC6823"/>
    <w:tbl>
      <w:tblPr>
        <w:tblStyle w:val="PlainTable1"/>
        <w:tblW w:w="0" w:type="auto"/>
        <w:tblLayout w:type="fixed"/>
        <w:tblLook w:val="0480" w:firstRow="0" w:lastRow="0" w:firstColumn="1" w:lastColumn="0" w:noHBand="0" w:noVBand="1"/>
      </w:tblPr>
      <w:tblGrid>
        <w:gridCol w:w="3539"/>
        <w:gridCol w:w="5477"/>
      </w:tblGrid>
      <w:tr w:rsidR="00743106" w:rsidRPr="004B5A5F" w14:paraId="0EAA14F1" w14:textId="77777777" w:rsidTr="0057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796DCBF" w14:textId="7D0C796C" w:rsidR="00743106" w:rsidRPr="004B5A5F" w:rsidRDefault="00743106" w:rsidP="00577952">
            <w:pPr>
              <w:jc w:val="left"/>
            </w:pPr>
            <w:r>
              <w:t>Describe your version control systems</w:t>
            </w:r>
          </w:p>
        </w:tc>
        <w:tc>
          <w:tcPr>
            <w:tcW w:w="5477" w:type="dxa"/>
          </w:tcPr>
          <w:p w14:paraId="719F7DCD" w14:textId="2B3CDBB1" w:rsidR="00743106" w:rsidRPr="004B5A5F" w:rsidRDefault="00844B4F" w:rsidP="00577952">
            <w:pPr>
              <w:jc w:val="left"/>
              <w:cnfStyle w:val="000000100000" w:firstRow="0" w:lastRow="0" w:firstColumn="0" w:lastColumn="0" w:oddVBand="0" w:evenVBand="0" w:oddHBand="1" w:evenHBand="0" w:firstRowFirstColumn="0" w:firstRowLastColumn="0" w:lastRowFirstColumn="0" w:lastRowLastColumn="0"/>
            </w:pPr>
            <w:r>
              <w:t>GITHUB private repo</w:t>
            </w:r>
          </w:p>
        </w:tc>
      </w:tr>
      <w:tr w:rsidR="00743106" w:rsidRPr="004B5A5F" w14:paraId="24FF3367" w14:textId="77777777" w:rsidTr="00577952">
        <w:tc>
          <w:tcPr>
            <w:cnfStyle w:val="001000000000" w:firstRow="0" w:lastRow="0" w:firstColumn="1" w:lastColumn="0" w:oddVBand="0" w:evenVBand="0" w:oddHBand="0" w:evenHBand="0" w:firstRowFirstColumn="0" w:firstRowLastColumn="0" w:lastRowFirstColumn="0" w:lastRowLastColumn="0"/>
            <w:tcW w:w="3539" w:type="dxa"/>
          </w:tcPr>
          <w:p w14:paraId="2DF21195" w14:textId="7C7F68DD" w:rsidR="00743106" w:rsidRPr="004B5A5F" w:rsidRDefault="00743106" w:rsidP="00577952">
            <w:pPr>
              <w:jc w:val="left"/>
            </w:pPr>
            <w:r>
              <w:t>Describe how you have screened any public branches for secrets and keys which should be kept private?</w:t>
            </w:r>
          </w:p>
        </w:tc>
        <w:tc>
          <w:tcPr>
            <w:tcW w:w="5477" w:type="dxa"/>
          </w:tcPr>
          <w:p w14:paraId="5B96EE68" w14:textId="77777777" w:rsidR="00AB7C22" w:rsidRDefault="00CD5753" w:rsidP="00577952">
            <w:pPr>
              <w:jc w:val="left"/>
              <w:cnfStyle w:val="000000000000" w:firstRow="0" w:lastRow="0" w:firstColumn="0" w:lastColumn="0" w:oddVBand="0" w:evenVBand="0" w:oddHBand="0" w:evenHBand="0" w:firstRowFirstColumn="0" w:firstRowLastColumn="0" w:lastRowFirstColumn="0" w:lastRowLastColumn="0"/>
            </w:pPr>
            <w:r>
              <w:t xml:space="preserve">This is a private repository on GIT(Hub). </w:t>
            </w:r>
          </w:p>
          <w:p w14:paraId="3A99452A" w14:textId="2EA76A88" w:rsidR="00743106" w:rsidRPr="004B5A5F" w:rsidRDefault="00AB7C22" w:rsidP="00577952">
            <w:pPr>
              <w:jc w:val="left"/>
              <w:cnfStyle w:val="000000000000" w:firstRow="0" w:lastRow="0" w:firstColumn="0" w:lastColumn="0" w:oddVBand="0" w:evenVBand="0" w:oddHBand="0" w:evenHBand="0" w:firstRowFirstColumn="0" w:firstRowLastColumn="0" w:lastRowFirstColumn="0" w:lastRowLastColumn="0"/>
            </w:pPr>
            <w:r>
              <w:t xml:space="preserve">External API (Syncfusion) is used as a string in resources. Syncfusion approves of including of key in code and provide this method in their own guides. </w:t>
            </w:r>
          </w:p>
        </w:tc>
      </w:tr>
      <w:tr w:rsidR="00743106" w:rsidRPr="004B5A5F" w14:paraId="3D4C8ADD" w14:textId="77777777" w:rsidTr="0057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D63B368" w14:textId="1BF0EC76" w:rsidR="00743106" w:rsidRPr="004B5A5F" w:rsidRDefault="00743106" w:rsidP="00577952">
            <w:pPr>
              <w:jc w:val="left"/>
            </w:pPr>
            <w:r w:rsidRPr="004B5A5F">
              <w:t>GitHub</w:t>
            </w:r>
            <w:r>
              <w:t>/BitBucket/GitLab</w:t>
            </w:r>
            <w:r w:rsidRPr="004B5A5F">
              <w:t xml:space="preserve"> URL</w:t>
            </w:r>
          </w:p>
        </w:tc>
        <w:tc>
          <w:tcPr>
            <w:tcW w:w="5477" w:type="dxa"/>
          </w:tcPr>
          <w:p w14:paraId="24E69771" w14:textId="12B27F6D" w:rsidR="00743106" w:rsidRPr="004B5A5F" w:rsidRDefault="00AB7C22" w:rsidP="00577952">
            <w:pPr>
              <w:jc w:val="left"/>
              <w:cnfStyle w:val="000000100000" w:firstRow="0" w:lastRow="0" w:firstColumn="0" w:lastColumn="0" w:oddVBand="0" w:evenVBand="0" w:oddHBand="1" w:evenHBand="0" w:firstRowFirstColumn="0" w:firstRowLastColumn="0" w:lastRowFirstColumn="0" w:lastRowLastColumn="0"/>
            </w:pPr>
            <w:r w:rsidRPr="00AB7C22">
              <w:t>https://github.com/hsn953/bbPatientApp.git</w:t>
            </w:r>
          </w:p>
        </w:tc>
      </w:tr>
      <w:tr w:rsidR="00743106" w:rsidRPr="004B5A5F" w14:paraId="6011EB54" w14:textId="77777777" w:rsidTr="00577952">
        <w:tc>
          <w:tcPr>
            <w:cnfStyle w:val="001000000000" w:firstRow="0" w:lastRow="0" w:firstColumn="1" w:lastColumn="0" w:oddVBand="0" w:evenVBand="0" w:oddHBand="0" w:evenHBand="0" w:firstRowFirstColumn="0" w:firstRowLastColumn="0" w:lastRowFirstColumn="0" w:lastRowLastColumn="0"/>
            <w:tcW w:w="3539" w:type="dxa"/>
          </w:tcPr>
          <w:p w14:paraId="3C781EB2" w14:textId="590F1B61" w:rsidR="00743106" w:rsidRPr="004B5A5F" w:rsidRDefault="00743106" w:rsidP="00577952">
            <w:pPr>
              <w:jc w:val="left"/>
            </w:pPr>
            <w:r w:rsidRPr="004B5A5F">
              <w:t xml:space="preserve">Distribution Branch </w:t>
            </w:r>
            <w:r w:rsidR="007302F2">
              <w:t>Name</w:t>
            </w:r>
          </w:p>
        </w:tc>
        <w:tc>
          <w:tcPr>
            <w:tcW w:w="5477" w:type="dxa"/>
          </w:tcPr>
          <w:p w14:paraId="673E6768" w14:textId="2D83DC2C" w:rsidR="00743106" w:rsidRPr="004B5A5F" w:rsidRDefault="00AB7C22" w:rsidP="00577952">
            <w:pPr>
              <w:jc w:val="left"/>
              <w:cnfStyle w:val="000000000000" w:firstRow="0" w:lastRow="0" w:firstColumn="0" w:lastColumn="0" w:oddVBand="0" w:evenVBand="0" w:oddHBand="0" w:evenHBand="0" w:firstRowFirstColumn="0" w:firstRowLastColumn="0" w:lastRowFirstColumn="0" w:lastRowLastColumn="0"/>
            </w:pPr>
            <w:r w:rsidRPr="00AB7C22">
              <w:t>AndroidRelease1_0</w:t>
            </w:r>
          </w:p>
        </w:tc>
      </w:tr>
    </w:tbl>
    <w:p w14:paraId="331C7225" w14:textId="4EFB9807" w:rsidR="00BC6823" w:rsidRDefault="00BC6823" w:rsidP="00BC6823">
      <w:pPr>
        <w:pStyle w:val="Heading2"/>
      </w:pPr>
      <w:r>
        <w:t>Encryption and Obfuscation</w:t>
      </w:r>
    </w:p>
    <w:p w14:paraId="1A6F8DEC" w14:textId="77777777" w:rsidR="00BC6823" w:rsidRPr="00BC6823" w:rsidRDefault="00BC6823" w:rsidP="00BC6823"/>
    <w:tbl>
      <w:tblPr>
        <w:tblStyle w:val="PlainTable1"/>
        <w:tblW w:w="0" w:type="auto"/>
        <w:tblLayout w:type="fixed"/>
        <w:tblLook w:val="0480" w:firstRow="0" w:lastRow="0" w:firstColumn="1" w:lastColumn="0" w:noHBand="0" w:noVBand="1"/>
      </w:tblPr>
      <w:tblGrid>
        <w:gridCol w:w="3539"/>
        <w:gridCol w:w="5477"/>
      </w:tblGrid>
      <w:tr w:rsidR="00844B4F" w:rsidRPr="004B5A5F" w14:paraId="2437A54F" w14:textId="77777777" w:rsidTr="0057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33F5301" w14:textId="1F98E6C8" w:rsidR="00844B4F" w:rsidRPr="004B5A5F" w:rsidRDefault="00844B4F" w:rsidP="00844B4F">
            <w:pPr>
              <w:jc w:val="left"/>
            </w:pPr>
            <w:r>
              <w:t>Describe how your app uses encryption</w:t>
            </w:r>
          </w:p>
        </w:tc>
        <w:tc>
          <w:tcPr>
            <w:tcW w:w="5477" w:type="dxa"/>
          </w:tcPr>
          <w:p w14:paraId="5BA34667" w14:textId="77777777" w:rsidR="00844B4F" w:rsidRDefault="00844B4F" w:rsidP="00844B4F">
            <w:pPr>
              <w:jc w:val="left"/>
              <w:cnfStyle w:val="000000100000" w:firstRow="0" w:lastRow="0" w:firstColumn="0" w:lastColumn="0" w:oddVBand="0" w:evenVBand="0" w:oddHBand="1" w:evenHBand="0" w:firstRowFirstColumn="0" w:firstRowLastColumn="0" w:lastRowFirstColumn="0" w:lastRowLastColumn="0"/>
            </w:pPr>
            <w:r>
              <w:t xml:space="preserve">HTTP Client SSL. </w:t>
            </w:r>
            <w:r>
              <w:br/>
              <w:t>SecureStorage contains a JWT if user agrees to save credentials and use biometrics to sign in next time.</w:t>
            </w:r>
          </w:p>
          <w:p w14:paraId="7F6015F7" w14:textId="77777777" w:rsidR="00844B4F" w:rsidRPr="00844B4F" w:rsidRDefault="00844B4F" w:rsidP="00844B4F">
            <w:pPr>
              <w:jc w:val="left"/>
              <w:cnfStyle w:val="000000100000" w:firstRow="0" w:lastRow="0" w:firstColumn="0" w:lastColumn="0" w:oddVBand="0" w:evenVBand="0" w:oddHBand="1" w:evenHBand="0" w:firstRowFirstColumn="0" w:firstRowLastColumn="0" w:lastRowFirstColumn="0" w:lastRowLastColumn="0"/>
              <w:rPr>
                <w:b/>
                <w:bCs/>
              </w:rPr>
            </w:pPr>
          </w:p>
        </w:tc>
      </w:tr>
      <w:tr w:rsidR="00844B4F" w:rsidRPr="004B5A5F" w14:paraId="757078CC" w14:textId="77777777" w:rsidTr="00577952">
        <w:tc>
          <w:tcPr>
            <w:cnfStyle w:val="001000000000" w:firstRow="0" w:lastRow="0" w:firstColumn="1" w:lastColumn="0" w:oddVBand="0" w:evenVBand="0" w:oddHBand="0" w:evenHBand="0" w:firstRowFirstColumn="0" w:firstRowLastColumn="0" w:lastRowFirstColumn="0" w:lastRowLastColumn="0"/>
            <w:tcW w:w="3539" w:type="dxa"/>
          </w:tcPr>
          <w:p w14:paraId="3998BD48" w14:textId="774403D6" w:rsidR="00844B4F" w:rsidRPr="004B5A5F" w:rsidRDefault="00844B4F" w:rsidP="00844B4F">
            <w:pPr>
              <w:jc w:val="left"/>
            </w:pPr>
            <w:r>
              <w:t>Describe how you have determined whether obfuscation is necessary and the outcome</w:t>
            </w:r>
          </w:p>
        </w:tc>
        <w:tc>
          <w:tcPr>
            <w:tcW w:w="5477" w:type="dxa"/>
          </w:tcPr>
          <w:p w14:paraId="2E19D16D" w14:textId="08A65C1E" w:rsidR="00844B4F" w:rsidRDefault="00844B4F" w:rsidP="00844B4F">
            <w:pPr>
              <w:jc w:val="left"/>
              <w:cnfStyle w:val="000000000000" w:firstRow="0" w:lastRow="0" w:firstColumn="0" w:lastColumn="0" w:oddVBand="0" w:evenVBand="0" w:oddHBand="0" w:evenHBand="0" w:firstRowFirstColumn="0" w:firstRowLastColumn="0" w:lastRowFirstColumn="0" w:lastRowLastColumn="0"/>
            </w:pPr>
            <w:r>
              <w:t xml:space="preserve">The application does not require obfuscation. Communication only over a secure http client, no location storage or identifiable information. </w:t>
            </w:r>
          </w:p>
          <w:p w14:paraId="33A253AA" w14:textId="7FF32686" w:rsidR="00844B4F" w:rsidRPr="004B5A5F" w:rsidRDefault="00844B4F" w:rsidP="00844B4F">
            <w:pPr>
              <w:jc w:val="left"/>
              <w:cnfStyle w:val="000000000000" w:firstRow="0" w:lastRow="0" w:firstColumn="0" w:lastColumn="0" w:oddVBand="0" w:evenVBand="0" w:oddHBand="0" w:evenHBand="0" w:firstRowFirstColumn="0" w:firstRowLastColumn="0" w:lastRowFirstColumn="0" w:lastRowLastColumn="0"/>
            </w:pPr>
          </w:p>
        </w:tc>
      </w:tr>
    </w:tbl>
    <w:p w14:paraId="6023946E" w14:textId="77777777" w:rsidR="00BC6823" w:rsidRPr="00193F0B" w:rsidRDefault="00BC6823" w:rsidP="00BC6823">
      <w:pPr>
        <w:pStyle w:val="Heading2"/>
      </w:pPr>
      <w:bookmarkStart w:id="11" w:name="_Toc62206366"/>
      <w:r w:rsidRPr="00193F0B">
        <w:t>Toolchains, Supported Architectures and Dependencies</w:t>
      </w:r>
      <w:bookmarkEnd w:id="11"/>
    </w:p>
    <w:p w14:paraId="250420B5" w14:textId="77777777" w:rsidR="00BC6823" w:rsidRDefault="00BC6823"/>
    <w:tbl>
      <w:tblPr>
        <w:tblStyle w:val="PlainTable1"/>
        <w:tblW w:w="0" w:type="auto"/>
        <w:tblLayout w:type="fixed"/>
        <w:tblLook w:val="0480" w:firstRow="0" w:lastRow="0" w:firstColumn="1" w:lastColumn="0" w:noHBand="0" w:noVBand="1"/>
      </w:tblPr>
      <w:tblGrid>
        <w:gridCol w:w="3539"/>
        <w:gridCol w:w="5477"/>
      </w:tblGrid>
      <w:tr w:rsidR="00743106" w:rsidRPr="004B5A5F" w14:paraId="08CC9532" w14:textId="77777777" w:rsidTr="0057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A206389" w14:textId="3AEBB518" w:rsidR="00743106" w:rsidRPr="004B5A5F" w:rsidRDefault="00A77CE8" w:rsidP="00577952">
            <w:pPr>
              <w:jc w:val="left"/>
            </w:pPr>
            <w:r>
              <w:t>List all required frameworks/SDKs/libraries and their versions</w:t>
            </w:r>
          </w:p>
        </w:tc>
        <w:tc>
          <w:tcPr>
            <w:tcW w:w="5477" w:type="dxa"/>
          </w:tcPr>
          <w:p w14:paraId="1114821D" w14:textId="77777777" w:rsidR="00743106" w:rsidRDefault="00631C56" w:rsidP="00577952">
            <w:pPr>
              <w:jc w:val="left"/>
              <w:cnfStyle w:val="000000100000" w:firstRow="0" w:lastRow="0" w:firstColumn="0" w:lastColumn="0" w:oddVBand="0" w:evenVBand="0" w:oddHBand="1" w:evenHBand="0" w:firstRowFirstColumn="0" w:firstRowLastColumn="0" w:lastRowFirstColumn="0" w:lastRowLastColumn="0"/>
            </w:pPr>
            <w:r>
              <w:t>CommunityToolkit.Mvvm 8.1.0</w:t>
            </w:r>
          </w:p>
          <w:p w14:paraId="4030F9E3" w14:textId="77777777" w:rsidR="00631C56" w:rsidRDefault="00631C56" w:rsidP="00577952">
            <w:pPr>
              <w:jc w:val="left"/>
              <w:cnfStyle w:val="000000100000" w:firstRow="0" w:lastRow="0" w:firstColumn="0" w:lastColumn="0" w:oddVBand="0" w:evenVBand="0" w:oddHBand="1" w:evenHBand="0" w:firstRowFirstColumn="0" w:firstRowLastColumn="0" w:lastRowFirstColumn="0" w:lastRowLastColumn="0"/>
            </w:pPr>
            <w:r>
              <w:t>Newtonsoft.Json 13.0.3</w:t>
            </w:r>
          </w:p>
          <w:p w14:paraId="7708CE09" w14:textId="77777777" w:rsidR="00631C56" w:rsidRDefault="00631C56" w:rsidP="00577952">
            <w:pPr>
              <w:jc w:val="left"/>
              <w:cnfStyle w:val="000000100000" w:firstRow="0" w:lastRow="0" w:firstColumn="0" w:lastColumn="0" w:oddVBand="0" w:evenVBand="0" w:oddHBand="1" w:evenHBand="0" w:firstRowFirstColumn="0" w:firstRowLastColumn="0" w:lastRowFirstColumn="0" w:lastRowLastColumn="0"/>
            </w:pPr>
            <w:r>
              <w:t>Plugin.Fingerprint 2.1.5</w:t>
            </w:r>
          </w:p>
          <w:p w14:paraId="5F01CD0F" w14:textId="77777777" w:rsidR="00631C56" w:rsidRDefault="00631C56" w:rsidP="00577952">
            <w:pPr>
              <w:jc w:val="left"/>
              <w:cnfStyle w:val="000000100000" w:firstRow="0" w:lastRow="0" w:firstColumn="0" w:lastColumn="0" w:oddVBand="0" w:evenVBand="0" w:oddHBand="1" w:evenHBand="0" w:firstRowFirstColumn="0" w:firstRowLastColumn="0" w:lastRowFirstColumn="0" w:lastRowLastColumn="0"/>
            </w:pPr>
            <w:r>
              <w:t>Syncfusion.Xamarin.SfProgressBar 21.1.41</w:t>
            </w:r>
          </w:p>
          <w:p w14:paraId="0A7CBB17" w14:textId="77777777" w:rsidR="00631C56" w:rsidRDefault="00631C56" w:rsidP="00577952">
            <w:pPr>
              <w:jc w:val="left"/>
              <w:cnfStyle w:val="000000100000" w:firstRow="0" w:lastRow="0" w:firstColumn="0" w:lastColumn="0" w:oddVBand="0" w:evenVBand="0" w:oddHBand="1" w:evenHBand="0" w:firstRowFirstColumn="0" w:firstRowLastColumn="0" w:lastRowFirstColumn="0" w:lastRowLastColumn="0"/>
            </w:pPr>
            <w:r>
              <w:t>Syncfusion.Xamarin.SfRangeSlider 21.1.41</w:t>
            </w:r>
          </w:p>
          <w:p w14:paraId="307FCDBC" w14:textId="77777777" w:rsidR="00631C56" w:rsidRDefault="00631C56" w:rsidP="00577952">
            <w:pPr>
              <w:jc w:val="left"/>
              <w:cnfStyle w:val="000000100000" w:firstRow="0" w:lastRow="0" w:firstColumn="0" w:lastColumn="0" w:oddVBand="0" w:evenVBand="0" w:oddHBand="1" w:evenHBand="0" w:firstRowFirstColumn="0" w:firstRowLastColumn="0" w:lastRowFirstColumn="0" w:lastRowLastColumn="0"/>
            </w:pPr>
            <w:r>
              <w:t>Xamarin.CommunityToolkit 2.0.5</w:t>
            </w:r>
          </w:p>
          <w:p w14:paraId="1F3800F3" w14:textId="77777777" w:rsidR="00631C56" w:rsidRDefault="00631C56" w:rsidP="00577952">
            <w:pPr>
              <w:jc w:val="left"/>
              <w:cnfStyle w:val="000000100000" w:firstRow="0" w:lastRow="0" w:firstColumn="0" w:lastColumn="0" w:oddVBand="0" w:evenVBand="0" w:oddHBand="1" w:evenHBand="0" w:firstRowFirstColumn="0" w:firstRowLastColumn="0" w:lastRowFirstColumn="0" w:lastRowLastColumn="0"/>
            </w:pPr>
            <w:r>
              <w:t>Xamarin.Essentials 1.7.5</w:t>
            </w:r>
          </w:p>
          <w:p w14:paraId="77977767" w14:textId="010E655E" w:rsidR="00631C56" w:rsidRPr="004B5A5F" w:rsidRDefault="00631C56" w:rsidP="00577952">
            <w:pPr>
              <w:jc w:val="left"/>
              <w:cnfStyle w:val="000000100000" w:firstRow="0" w:lastRow="0" w:firstColumn="0" w:lastColumn="0" w:oddVBand="0" w:evenVBand="0" w:oddHBand="1" w:evenHBand="0" w:firstRowFirstColumn="0" w:firstRowLastColumn="0" w:lastRowFirstColumn="0" w:lastRowLastColumn="0"/>
            </w:pPr>
            <w:r>
              <w:t>Xamarin.Forms 5.0.0.2578</w:t>
            </w:r>
          </w:p>
        </w:tc>
      </w:tr>
      <w:tr w:rsidR="00A77CE8" w:rsidRPr="004B5A5F" w14:paraId="7CB6F9A8" w14:textId="77777777" w:rsidTr="00577952">
        <w:tc>
          <w:tcPr>
            <w:cnfStyle w:val="001000000000" w:firstRow="0" w:lastRow="0" w:firstColumn="1" w:lastColumn="0" w:oddVBand="0" w:evenVBand="0" w:oddHBand="0" w:evenHBand="0" w:firstRowFirstColumn="0" w:firstRowLastColumn="0" w:lastRowFirstColumn="0" w:lastRowLastColumn="0"/>
            <w:tcW w:w="3539" w:type="dxa"/>
          </w:tcPr>
          <w:p w14:paraId="4C462D3D" w14:textId="3C4743CD" w:rsidR="00A77CE8" w:rsidRPr="004B5A5F" w:rsidRDefault="00A77CE8" w:rsidP="00A77CE8">
            <w:pPr>
              <w:jc w:val="left"/>
            </w:pPr>
            <w:r w:rsidRPr="004B5A5F">
              <w:t>Target Platforms and Versions</w:t>
            </w:r>
          </w:p>
        </w:tc>
        <w:tc>
          <w:tcPr>
            <w:tcW w:w="5477" w:type="dxa"/>
          </w:tcPr>
          <w:p w14:paraId="3B426204" w14:textId="152DEFF2" w:rsidR="00A77CE8" w:rsidRPr="004B5A5F" w:rsidRDefault="00A77CE8" w:rsidP="00A77CE8">
            <w:pPr>
              <w:jc w:val="left"/>
              <w:cnfStyle w:val="000000000000" w:firstRow="0" w:lastRow="0" w:firstColumn="0" w:lastColumn="0" w:oddVBand="0" w:evenVBand="0" w:oddHBand="0" w:evenHBand="0" w:firstRowFirstColumn="0" w:firstRowLastColumn="0" w:lastRowFirstColumn="0" w:lastRowLastColumn="0"/>
            </w:pPr>
            <w:r w:rsidRPr="004B5A5F">
              <w:t>Android 1</w:t>
            </w:r>
            <w:r w:rsidR="00631C56">
              <w:t>3</w:t>
            </w:r>
            <w:r w:rsidRPr="004B5A5F">
              <w:t xml:space="preserve">.0 (API Level </w:t>
            </w:r>
            <w:r>
              <w:t>3</w:t>
            </w:r>
            <w:r w:rsidR="00631C56">
              <w:t>3</w:t>
            </w:r>
            <w:r w:rsidRPr="004B5A5F">
              <w:t>)</w:t>
            </w:r>
          </w:p>
        </w:tc>
      </w:tr>
      <w:tr w:rsidR="00A77CE8" w:rsidRPr="004B5A5F" w14:paraId="3BED9DB1" w14:textId="77777777" w:rsidTr="0057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0DA00F0" w14:textId="604E04DC" w:rsidR="00A77CE8" w:rsidRPr="004B5A5F" w:rsidRDefault="00A77CE8" w:rsidP="00A77CE8">
            <w:pPr>
              <w:jc w:val="left"/>
            </w:pPr>
            <w:r>
              <w:t>Minimum Platform Versions</w:t>
            </w:r>
          </w:p>
        </w:tc>
        <w:tc>
          <w:tcPr>
            <w:tcW w:w="5477" w:type="dxa"/>
          </w:tcPr>
          <w:p w14:paraId="2662EB67" w14:textId="3E7A1374" w:rsidR="00A77CE8" w:rsidRPr="004B5A5F" w:rsidRDefault="00A77CE8" w:rsidP="00A77CE8">
            <w:pPr>
              <w:jc w:val="left"/>
              <w:cnfStyle w:val="000000100000" w:firstRow="0" w:lastRow="0" w:firstColumn="0" w:lastColumn="0" w:oddVBand="0" w:evenVBand="0" w:oddHBand="1" w:evenHBand="0" w:firstRowFirstColumn="0" w:firstRowLastColumn="0" w:lastRowFirstColumn="0" w:lastRowLastColumn="0"/>
            </w:pPr>
            <w:r>
              <w:t>Android 6.0 (API Level 23)</w:t>
            </w:r>
          </w:p>
        </w:tc>
      </w:tr>
      <w:tr w:rsidR="00A77CE8" w:rsidRPr="004B5A5F" w14:paraId="1E7D382C" w14:textId="77777777" w:rsidTr="00577952">
        <w:tc>
          <w:tcPr>
            <w:cnfStyle w:val="001000000000" w:firstRow="0" w:lastRow="0" w:firstColumn="1" w:lastColumn="0" w:oddVBand="0" w:evenVBand="0" w:oddHBand="0" w:evenHBand="0" w:firstRowFirstColumn="0" w:firstRowLastColumn="0" w:lastRowFirstColumn="0" w:lastRowLastColumn="0"/>
            <w:tcW w:w="3539" w:type="dxa"/>
          </w:tcPr>
          <w:p w14:paraId="6787D784" w14:textId="77777777" w:rsidR="00866882" w:rsidRDefault="00A77CE8" w:rsidP="00A77CE8">
            <w:pPr>
              <w:jc w:val="left"/>
              <w:rPr>
                <w:b w:val="0"/>
                <w:bCs w:val="0"/>
              </w:rPr>
            </w:pPr>
            <w:r>
              <w:t>Target architectures</w:t>
            </w:r>
          </w:p>
          <w:p w14:paraId="22A2E84D" w14:textId="716FC28F" w:rsidR="00A77CE8" w:rsidRPr="004B5A5F" w:rsidRDefault="00A77CE8" w:rsidP="00A77CE8">
            <w:pPr>
              <w:jc w:val="left"/>
            </w:pPr>
            <w:r>
              <w:t>(e.g. ARMv7, ARM64, x86)</w:t>
            </w:r>
          </w:p>
        </w:tc>
        <w:tc>
          <w:tcPr>
            <w:tcW w:w="5477" w:type="dxa"/>
          </w:tcPr>
          <w:p w14:paraId="5EB69BA0" w14:textId="2EA1B6A4" w:rsidR="00A77CE8" w:rsidRPr="004B5A5F" w:rsidRDefault="00631C56" w:rsidP="00A77CE8">
            <w:pPr>
              <w:jc w:val="left"/>
              <w:cnfStyle w:val="000000000000" w:firstRow="0" w:lastRow="0" w:firstColumn="0" w:lastColumn="0" w:oddVBand="0" w:evenVBand="0" w:oddHBand="0" w:evenHBand="0" w:firstRowFirstColumn="0" w:firstRowLastColumn="0" w:lastRowFirstColumn="0" w:lastRowLastColumn="0"/>
            </w:pPr>
            <w:r>
              <w:t>Not specific</w:t>
            </w:r>
          </w:p>
        </w:tc>
      </w:tr>
      <w:tr w:rsidR="00DA7ED8" w:rsidRPr="004B5A5F" w14:paraId="3C56560A" w14:textId="77777777" w:rsidTr="0057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A86B8DF" w14:textId="77777777" w:rsidR="007A5785" w:rsidRDefault="007A5785" w:rsidP="00A77CE8">
            <w:pPr>
              <w:jc w:val="left"/>
              <w:rPr>
                <w:b w:val="0"/>
                <w:bCs w:val="0"/>
              </w:rPr>
            </w:pPr>
            <w:r>
              <w:t>Supported Idioms</w:t>
            </w:r>
          </w:p>
          <w:p w14:paraId="638EEF11" w14:textId="12643D0C" w:rsidR="00DA7ED8" w:rsidRDefault="007A5785" w:rsidP="00A77CE8">
            <w:pPr>
              <w:jc w:val="left"/>
            </w:pPr>
            <w:r>
              <w:t>(e.g. Phone / Tablet)</w:t>
            </w:r>
          </w:p>
        </w:tc>
        <w:tc>
          <w:tcPr>
            <w:tcW w:w="5477" w:type="dxa"/>
          </w:tcPr>
          <w:p w14:paraId="7D763EDB" w14:textId="7E6BC8B9" w:rsidR="00DA7ED8" w:rsidRPr="004B5A5F" w:rsidRDefault="00631C56" w:rsidP="00A77CE8">
            <w:pPr>
              <w:jc w:val="left"/>
              <w:cnfStyle w:val="000000100000" w:firstRow="0" w:lastRow="0" w:firstColumn="0" w:lastColumn="0" w:oddVBand="0" w:evenVBand="0" w:oddHBand="1" w:evenHBand="0" w:firstRowFirstColumn="0" w:firstRowLastColumn="0" w:lastRowFirstColumn="0" w:lastRowLastColumn="0"/>
            </w:pPr>
            <w:commentRangeStart w:id="12"/>
            <w:r>
              <w:t>Any</w:t>
            </w:r>
            <w:commentRangeEnd w:id="12"/>
            <w:r w:rsidR="003310AA">
              <w:rPr>
                <w:rStyle w:val="CommentReference"/>
              </w:rPr>
              <w:commentReference w:id="12"/>
            </w:r>
          </w:p>
        </w:tc>
      </w:tr>
      <w:tr w:rsidR="007A5785" w:rsidRPr="004B5A5F" w14:paraId="52466616" w14:textId="77777777" w:rsidTr="00577952">
        <w:tc>
          <w:tcPr>
            <w:cnfStyle w:val="001000000000" w:firstRow="0" w:lastRow="0" w:firstColumn="1" w:lastColumn="0" w:oddVBand="0" w:evenVBand="0" w:oddHBand="0" w:evenHBand="0" w:firstRowFirstColumn="0" w:firstRowLastColumn="0" w:lastRowFirstColumn="0" w:lastRowLastColumn="0"/>
            <w:tcW w:w="3539" w:type="dxa"/>
          </w:tcPr>
          <w:p w14:paraId="50E2C32C" w14:textId="77777777" w:rsidR="007A5785" w:rsidRDefault="007A5785" w:rsidP="00A77CE8">
            <w:pPr>
              <w:jc w:val="left"/>
              <w:rPr>
                <w:b w:val="0"/>
                <w:bCs w:val="0"/>
              </w:rPr>
            </w:pPr>
            <w:r>
              <w:t>Supported Orientations</w:t>
            </w:r>
          </w:p>
          <w:p w14:paraId="40DD6D22" w14:textId="78BB9F7F" w:rsidR="007A5785" w:rsidRDefault="007A5785" w:rsidP="00A77CE8">
            <w:pPr>
              <w:jc w:val="left"/>
            </w:pPr>
            <w:r>
              <w:lastRenderedPageBreak/>
              <w:t>(Portrait / Landscape)</w:t>
            </w:r>
          </w:p>
        </w:tc>
        <w:tc>
          <w:tcPr>
            <w:tcW w:w="5477" w:type="dxa"/>
          </w:tcPr>
          <w:p w14:paraId="09B07A09" w14:textId="2AB6AA26" w:rsidR="007A5785" w:rsidRPr="004B5A5F" w:rsidRDefault="00631C56" w:rsidP="00A77CE8">
            <w:pPr>
              <w:jc w:val="left"/>
              <w:cnfStyle w:val="000000000000" w:firstRow="0" w:lastRow="0" w:firstColumn="0" w:lastColumn="0" w:oddVBand="0" w:evenVBand="0" w:oddHBand="0" w:evenHBand="0" w:firstRowFirstColumn="0" w:firstRowLastColumn="0" w:lastRowFirstColumn="0" w:lastRowLastColumn="0"/>
            </w:pPr>
            <w:r>
              <w:lastRenderedPageBreak/>
              <w:t>Portrait only – locked.</w:t>
            </w:r>
          </w:p>
        </w:tc>
      </w:tr>
      <w:tr w:rsidR="00A77CE8" w:rsidRPr="004B5A5F" w14:paraId="00D38E12" w14:textId="77777777" w:rsidTr="0057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3AC9A3F" w14:textId="77777777" w:rsidR="00866882" w:rsidRDefault="00A77CE8" w:rsidP="00A77CE8">
            <w:pPr>
              <w:jc w:val="left"/>
              <w:rPr>
                <w:b w:val="0"/>
                <w:bCs w:val="0"/>
              </w:rPr>
            </w:pPr>
            <w:r>
              <w:t>Packaging format</w:t>
            </w:r>
          </w:p>
          <w:p w14:paraId="3CE18BCF" w14:textId="36700CEC" w:rsidR="00A77CE8" w:rsidRPr="004B5A5F" w:rsidRDefault="00A77CE8" w:rsidP="00A77CE8">
            <w:pPr>
              <w:jc w:val="left"/>
            </w:pPr>
            <w:r>
              <w:t>(AAB/APK/</w:t>
            </w:r>
            <w:commentRangeStart w:id="13"/>
            <w:r>
              <w:t>IPA</w:t>
            </w:r>
            <w:commentRangeEnd w:id="13"/>
            <w:r w:rsidR="0074748B">
              <w:rPr>
                <w:rStyle w:val="CommentReference"/>
                <w:b w:val="0"/>
                <w:bCs w:val="0"/>
              </w:rPr>
              <w:commentReference w:id="13"/>
            </w:r>
            <w:r>
              <w:t>)</w:t>
            </w:r>
          </w:p>
        </w:tc>
        <w:tc>
          <w:tcPr>
            <w:tcW w:w="5477" w:type="dxa"/>
          </w:tcPr>
          <w:p w14:paraId="33BD50DA" w14:textId="77777777" w:rsidR="00A77CE8" w:rsidRPr="004B5A5F" w:rsidRDefault="00A77CE8" w:rsidP="00A77CE8">
            <w:pPr>
              <w:jc w:val="left"/>
              <w:cnfStyle w:val="000000100000" w:firstRow="0" w:lastRow="0" w:firstColumn="0" w:lastColumn="0" w:oddVBand="0" w:evenVBand="0" w:oddHBand="1" w:evenHBand="0" w:firstRowFirstColumn="0" w:firstRowLastColumn="0" w:lastRowFirstColumn="0" w:lastRowLastColumn="0"/>
            </w:pPr>
          </w:p>
        </w:tc>
      </w:tr>
      <w:tr w:rsidR="00A77CE8" w:rsidRPr="004B5A5F" w14:paraId="30084D9E" w14:textId="77777777" w:rsidTr="00577952">
        <w:tc>
          <w:tcPr>
            <w:cnfStyle w:val="001000000000" w:firstRow="0" w:lastRow="0" w:firstColumn="1" w:lastColumn="0" w:oddVBand="0" w:evenVBand="0" w:oddHBand="0" w:evenHBand="0" w:firstRowFirstColumn="0" w:firstRowLastColumn="0" w:lastRowFirstColumn="0" w:lastRowLastColumn="0"/>
            <w:tcW w:w="3539" w:type="dxa"/>
          </w:tcPr>
          <w:p w14:paraId="747B796E" w14:textId="77777777" w:rsidR="00866882" w:rsidRDefault="00A77CE8" w:rsidP="00A77CE8">
            <w:pPr>
              <w:jc w:val="left"/>
              <w:rPr>
                <w:b w:val="0"/>
                <w:bCs w:val="0"/>
              </w:rPr>
            </w:pPr>
            <w:r>
              <w:t>Distribution Model</w:t>
            </w:r>
          </w:p>
          <w:p w14:paraId="0AF15656" w14:textId="05DC6E2D" w:rsidR="00A77CE8" w:rsidRDefault="00A77CE8" w:rsidP="00A77CE8">
            <w:pPr>
              <w:jc w:val="left"/>
            </w:pPr>
            <w:r>
              <w:t>(e.g. Ad-Hoc / Store)</w:t>
            </w:r>
          </w:p>
        </w:tc>
        <w:tc>
          <w:tcPr>
            <w:tcW w:w="5477" w:type="dxa"/>
          </w:tcPr>
          <w:p w14:paraId="6789E44D" w14:textId="7D5AF18F" w:rsidR="00A77CE8" w:rsidRPr="004B5A5F" w:rsidRDefault="00631C56" w:rsidP="00A77CE8">
            <w:pPr>
              <w:jc w:val="left"/>
              <w:cnfStyle w:val="000000000000" w:firstRow="0" w:lastRow="0" w:firstColumn="0" w:lastColumn="0" w:oddVBand="0" w:evenVBand="0" w:oddHBand="0" w:evenHBand="0" w:firstRowFirstColumn="0" w:firstRowLastColumn="0" w:lastRowFirstColumn="0" w:lastRowLastColumn="0"/>
            </w:pPr>
            <w:r>
              <w:t>Store</w:t>
            </w:r>
          </w:p>
        </w:tc>
      </w:tr>
      <w:tr w:rsidR="00577952" w:rsidRPr="004B5A5F" w14:paraId="121C82D3" w14:textId="77777777" w:rsidTr="0057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17EC4824" w14:textId="36B328D8" w:rsidR="00577952" w:rsidRDefault="00577952" w:rsidP="00A77CE8">
            <w:pPr>
              <w:jc w:val="left"/>
            </w:pPr>
            <w:r>
              <w:t>List the permission your app requires and why</w:t>
            </w:r>
          </w:p>
        </w:tc>
        <w:tc>
          <w:tcPr>
            <w:tcW w:w="5477" w:type="dxa"/>
          </w:tcPr>
          <w:p w14:paraId="5E9841AD" w14:textId="1C6EF72E" w:rsidR="00577952" w:rsidRPr="004B5A5F" w:rsidRDefault="00631C56" w:rsidP="00A77CE8">
            <w:pPr>
              <w:jc w:val="left"/>
              <w:cnfStyle w:val="000000100000" w:firstRow="0" w:lastRow="0" w:firstColumn="0" w:lastColumn="0" w:oddVBand="0" w:evenVBand="0" w:oddHBand="1" w:evenHBand="0" w:firstRowFirstColumn="0" w:firstRowLastColumn="0" w:lastRowFirstColumn="0" w:lastRowLastColumn="0"/>
            </w:pPr>
            <w:r>
              <w:t xml:space="preserve">Fingerprints (For storing </w:t>
            </w:r>
            <w:commentRangeStart w:id="14"/>
            <w:r>
              <w:t>biometrics</w:t>
            </w:r>
            <w:commentRangeEnd w:id="14"/>
            <w:r w:rsidR="00513D83">
              <w:rPr>
                <w:rStyle w:val="CommentReference"/>
              </w:rPr>
              <w:commentReference w:id="14"/>
            </w:r>
            <w:r>
              <w:t>)</w:t>
            </w:r>
            <w:ins w:id="15" w:author="Patricia Barnby" w:date="2023-05-09T17:58:00Z">
              <w:r w:rsidR="00FA60B6">
                <w:t xml:space="preserve"> </w:t>
              </w:r>
            </w:ins>
          </w:p>
        </w:tc>
      </w:tr>
    </w:tbl>
    <w:p w14:paraId="24823D45" w14:textId="33753305" w:rsidR="00A77CE8" w:rsidRPr="00A77CE8" w:rsidRDefault="00A77CE8" w:rsidP="00A77CE8">
      <w:pPr>
        <w:pStyle w:val="Heading1"/>
      </w:pPr>
      <w:r w:rsidRPr="00A77CE8">
        <w:t>Code Signing Certificates and Key Stores</w:t>
      </w:r>
    </w:p>
    <w:p w14:paraId="59B88FED" w14:textId="77777777" w:rsidR="00A77CE8" w:rsidRPr="004B5A5F" w:rsidRDefault="00A77CE8" w:rsidP="00A77CE8">
      <w:r w:rsidRPr="004B5A5F">
        <w:t xml:space="preserve">Please </w:t>
      </w:r>
      <w:r>
        <w:t>complete the table below:</w:t>
      </w:r>
    </w:p>
    <w:p w14:paraId="2A870A4F" w14:textId="77777777" w:rsidR="00A77CE8" w:rsidRDefault="00A77CE8"/>
    <w:tbl>
      <w:tblPr>
        <w:tblStyle w:val="PlainTable1"/>
        <w:tblW w:w="0" w:type="auto"/>
        <w:tblLayout w:type="fixed"/>
        <w:tblLook w:val="0480" w:firstRow="0" w:lastRow="0" w:firstColumn="1" w:lastColumn="0" w:noHBand="0" w:noVBand="1"/>
      </w:tblPr>
      <w:tblGrid>
        <w:gridCol w:w="3539"/>
        <w:gridCol w:w="5477"/>
      </w:tblGrid>
      <w:tr w:rsidR="00A77CE8" w:rsidRPr="004B5A5F" w14:paraId="67E7EDD6" w14:textId="77777777" w:rsidTr="0057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52F89920" w14:textId="53627289" w:rsidR="00A77CE8" w:rsidRDefault="00A77CE8" w:rsidP="00A77CE8">
            <w:pPr>
              <w:jc w:val="left"/>
            </w:pPr>
            <w:r>
              <w:t>Additional features or entitlements required (iOS only</w:t>
            </w:r>
            <w:r w:rsidR="00B100BF">
              <w:t xml:space="preserve"> as enabled on Apple Developer Console</w:t>
            </w:r>
            <w:r>
              <w:t>)</w:t>
            </w:r>
          </w:p>
        </w:tc>
        <w:tc>
          <w:tcPr>
            <w:tcW w:w="5477" w:type="dxa"/>
          </w:tcPr>
          <w:p w14:paraId="2617536B" w14:textId="11256750" w:rsidR="00A77CE8" w:rsidRPr="004B5A5F" w:rsidRDefault="00844B4F" w:rsidP="00A77CE8">
            <w:pPr>
              <w:jc w:val="left"/>
              <w:cnfStyle w:val="000000100000" w:firstRow="0" w:lastRow="0" w:firstColumn="0" w:lastColumn="0" w:oddVBand="0" w:evenVBand="0" w:oddHBand="1" w:evenHBand="0" w:firstRowFirstColumn="0" w:firstRowLastColumn="0" w:lastRowFirstColumn="0" w:lastRowLastColumn="0"/>
            </w:pPr>
            <w:r>
              <w:t>N.A</w:t>
            </w:r>
          </w:p>
        </w:tc>
      </w:tr>
      <w:tr w:rsidR="00A77CE8" w:rsidRPr="004B5A5F" w14:paraId="1169614E" w14:textId="77777777" w:rsidTr="00577952">
        <w:tc>
          <w:tcPr>
            <w:cnfStyle w:val="001000000000" w:firstRow="0" w:lastRow="0" w:firstColumn="1" w:lastColumn="0" w:oddVBand="0" w:evenVBand="0" w:oddHBand="0" w:evenHBand="0" w:firstRowFirstColumn="0" w:firstRowLastColumn="0" w:lastRowFirstColumn="0" w:lastRowLastColumn="0"/>
            <w:tcW w:w="3539" w:type="dxa"/>
          </w:tcPr>
          <w:p w14:paraId="636910B9" w14:textId="7E0CF131" w:rsidR="00A77CE8" w:rsidRDefault="00A77CE8" w:rsidP="00A77CE8">
            <w:pPr>
              <w:jc w:val="left"/>
            </w:pPr>
            <w:r>
              <w:t>Describe your keystore / signing certificate storage practices including where and how they are stored and how access is controlled</w:t>
            </w:r>
          </w:p>
        </w:tc>
        <w:tc>
          <w:tcPr>
            <w:tcW w:w="5477" w:type="dxa"/>
          </w:tcPr>
          <w:p w14:paraId="50B38104" w14:textId="2F64EAE9" w:rsidR="00A77CE8" w:rsidRPr="004B5A5F" w:rsidRDefault="00844B4F" w:rsidP="00A77CE8">
            <w:pPr>
              <w:jc w:val="left"/>
              <w:cnfStyle w:val="000000000000" w:firstRow="0" w:lastRow="0" w:firstColumn="0" w:lastColumn="0" w:oddVBand="0" w:evenVBand="0" w:oddHBand="0" w:evenHBand="0" w:firstRowFirstColumn="0" w:firstRowLastColumn="0" w:lastRowFirstColumn="0" w:lastRowLastColumn="0"/>
            </w:pPr>
            <w:r>
              <w:t>N.A</w:t>
            </w:r>
          </w:p>
        </w:tc>
      </w:tr>
    </w:tbl>
    <w:p w14:paraId="0DBCBCF6" w14:textId="198FF89F" w:rsidR="00A77CE8" w:rsidRDefault="00A77CE8" w:rsidP="00A77CE8">
      <w:pPr>
        <w:pStyle w:val="Heading1"/>
      </w:pPr>
      <w:bookmarkStart w:id="16" w:name="_Toc53495435"/>
      <w:r w:rsidRPr="004B5A5F">
        <w:t>Testing</w:t>
      </w:r>
      <w:bookmarkEnd w:id="16"/>
    </w:p>
    <w:p w14:paraId="1CAB702E" w14:textId="533A44ED" w:rsidR="001F6F83" w:rsidRPr="004B5A5F" w:rsidRDefault="001F6F83" w:rsidP="001F6F83">
      <w:r w:rsidRPr="004B5A5F">
        <w:t xml:space="preserve">Please </w:t>
      </w:r>
      <w:r>
        <w:t>complete the table</w:t>
      </w:r>
      <w:r w:rsidR="00866882">
        <w:t>s</w:t>
      </w:r>
      <w:r>
        <w:t xml:space="preserve"> below:</w:t>
      </w:r>
    </w:p>
    <w:p w14:paraId="77FB439D" w14:textId="77777777" w:rsidR="001F6F83" w:rsidRDefault="001F6F83" w:rsidP="001F6F83"/>
    <w:tbl>
      <w:tblPr>
        <w:tblStyle w:val="PlainTable1"/>
        <w:tblW w:w="0" w:type="auto"/>
        <w:tblLayout w:type="fixed"/>
        <w:tblLook w:val="0480" w:firstRow="0" w:lastRow="0" w:firstColumn="1" w:lastColumn="0" w:noHBand="0" w:noVBand="1"/>
      </w:tblPr>
      <w:tblGrid>
        <w:gridCol w:w="3539"/>
        <w:gridCol w:w="5477"/>
      </w:tblGrid>
      <w:tr w:rsidR="001F6F83" w:rsidRPr="004B5A5F" w14:paraId="74DEE81D" w14:textId="77777777" w:rsidTr="0057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D5DD2FF" w14:textId="34D22587" w:rsidR="001F6F83" w:rsidRDefault="001F6F83" w:rsidP="00577952">
            <w:pPr>
              <w:jc w:val="left"/>
            </w:pPr>
            <w:r>
              <w:t xml:space="preserve">Describe your testing procedures and the nature of any automated </w:t>
            </w:r>
            <w:r w:rsidR="007D49C3">
              <w:t>testing or</w:t>
            </w:r>
            <w:r w:rsidR="00B100BF">
              <w:t xml:space="preserve"> continuous integration</w:t>
            </w:r>
          </w:p>
        </w:tc>
        <w:tc>
          <w:tcPr>
            <w:tcW w:w="5477" w:type="dxa"/>
          </w:tcPr>
          <w:p w14:paraId="13746F4F" w14:textId="6E4DFF4E" w:rsidR="001F6F83" w:rsidRPr="004B5A5F" w:rsidRDefault="00844B4F" w:rsidP="00577952">
            <w:pPr>
              <w:jc w:val="left"/>
              <w:cnfStyle w:val="000000100000" w:firstRow="0" w:lastRow="0" w:firstColumn="0" w:lastColumn="0" w:oddVBand="0" w:evenVBand="0" w:oddHBand="1" w:evenHBand="0" w:firstRowFirstColumn="0" w:firstRowLastColumn="0" w:lastRowFirstColumn="0" w:lastRowLastColumn="0"/>
            </w:pPr>
            <w:r>
              <w:t xml:space="preserve">In-house testing on simulators/emulators and devices. 2 x android devices </w:t>
            </w:r>
            <w:commentRangeStart w:id="17"/>
            <w:r>
              <w:t>used</w:t>
            </w:r>
            <w:commentRangeEnd w:id="17"/>
            <w:r w:rsidR="000672A3">
              <w:rPr>
                <w:rStyle w:val="CommentReference"/>
              </w:rPr>
              <w:commentReference w:id="17"/>
            </w:r>
            <w:r>
              <w:t xml:space="preserve">. </w:t>
            </w:r>
          </w:p>
        </w:tc>
      </w:tr>
    </w:tbl>
    <w:p w14:paraId="29728569" w14:textId="77777777" w:rsidR="001F6F83" w:rsidRPr="001F6F83" w:rsidRDefault="001F6F83" w:rsidP="001F6F83"/>
    <w:p w14:paraId="1CA9D6C7" w14:textId="69F71A8C" w:rsidR="00A77CE8" w:rsidRPr="004B5A5F" w:rsidRDefault="00A77CE8" w:rsidP="00A77CE8">
      <w:r w:rsidRPr="004B5A5F">
        <w:t>Please list below all the configurations you have tested your app on prior to contacting MDS. A typical set of test devices are given below as an example</w:t>
      </w:r>
      <w:r w:rsidR="00DA7ED8">
        <w:t>. Please indicate that you have tested all orientation even if your app only supports a limited set. This is to verify the orientation restriction behaviour is working correctly.</w:t>
      </w:r>
    </w:p>
    <w:p w14:paraId="3AA1469E" w14:textId="77777777" w:rsidR="00A77CE8" w:rsidRPr="004B5A5F" w:rsidRDefault="00A77CE8" w:rsidP="00A77CE8"/>
    <w:tbl>
      <w:tblPr>
        <w:tblStyle w:val="PlainTable1"/>
        <w:tblW w:w="5000" w:type="pct"/>
        <w:tblLook w:val="0420" w:firstRow="1" w:lastRow="0" w:firstColumn="0" w:lastColumn="0" w:noHBand="0" w:noVBand="1"/>
      </w:tblPr>
      <w:tblGrid>
        <w:gridCol w:w="2964"/>
        <w:gridCol w:w="2643"/>
        <w:gridCol w:w="945"/>
        <w:gridCol w:w="1082"/>
        <w:gridCol w:w="1382"/>
      </w:tblGrid>
      <w:tr w:rsidR="00A77CE8" w:rsidRPr="004B5A5F" w14:paraId="63103C5A" w14:textId="77777777" w:rsidTr="3F28BEFA">
        <w:trPr>
          <w:cnfStyle w:val="100000000000" w:firstRow="1" w:lastRow="0" w:firstColumn="0" w:lastColumn="0" w:oddVBand="0" w:evenVBand="0" w:oddHBand="0" w:evenHBand="0" w:firstRowFirstColumn="0" w:firstRowLastColumn="0" w:lastRowFirstColumn="0" w:lastRowLastColumn="0"/>
        </w:trPr>
        <w:tc>
          <w:tcPr>
            <w:tcW w:w="1644" w:type="pct"/>
          </w:tcPr>
          <w:p w14:paraId="581EE953" w14:textId="77777777" w:rsidR="00A77CE8" w:rsidRPr="004B5A5F" w:rsidRDefault="00A77CE8" w:rsidP="00577952">
            <w:r w:rsidRPr="004B5A5F">
              <w:t>OS</w:t>
            </w:r>
          </w:p>
        </w:tc>
        <w:tc>
          <w:tcPr>
            <w:tcW w:w="1466" w:type="pct"/>
          </w:tcPr>
          <w:p w14:paraId="34E9EB65" w14:textId="77777777" w:rsidR="00A77CE8" w:rsidRPr="004B5A5F" w:rsidRDefault="00A77CE8" w:rsidP="00577952">
            <w:r w:rsidRPr="004B5A5F">
              <w:t>Device Config</w:t>
            </w:r>
          </w:p>
        </w:tc>
        <w:tc>
          <w:tcPr>
            <w:tcW w:w="524" w:type="pct"/>
          </w:tcPr>
          <w:p w14:paraId="0CF85E28" w14:textId="77777777" w:rsidR="00A77CE8" w:rsidRPr="004B5A5F" w:rsidRDefault="00A77CE8" w:rsidP="00577952">
            <w:r w:rsidRPr="004B5A5F">
              <w:t>Device Type</w:t>
            </w:r>
          </w:p>
        </w:tc>
        <w:tc>
          <w:tcPr>
            <w:tcW w:w="600" w:type="pct"/>
          </w:tcPr>
          <w:p w14:paraId="2F40DD8E" w14:textId="77777777" w:rsidR="00A77CE8" w:rsidRPr="004B5A5F" w:rsidRDefault="00A77CE8" w:rsidP="00577952">
            <w:r w:rsidRPr="004B5A5F">
              <w:t xml:space="preserve">Portrait </w:t>
            </w:r>
            <w:r w:rsidRPr="004B5A5F">
              <w:rPr>
                <w:rFonts w:ascii="Wingdings" w:eastAsia="Wingdings" w:hAnsi="Wingdings" w:cs="Wingdings"/>
              </w:rPr>
              <w:t>þ</w:t>
            </w:r>
          </w:p>
        </w:tc>
        <w:tc>
          <w:tcPr>
            <w:tcW w:w="766" w:type="pct"/>
          </w:tcPr>
          <w:p w14:paraId="66804CD4" w14:textId="77777777" w:rsidR="00A77CE8" w:rsidRPr="004B5A5F" w:rsidRDefault="00A77CE8" w:rsidP="00577952">
            <w:r w:rsidRPr="004B5A5F">
              <w:t xml:space="preserve">Landscape </w:t>
            </w:r>
            <w:r w:rsidRPr="004B5A5F">
              <w:rPr>
                <w:rFonts w:ascii="Wingdings" w:eastAsia="Wingdings" w:hAnsi="Wingdings" w:cs="Wingdings"/>
              </w:rPr>
              <w:t>þ</w:t>
            </w:r>
          </w:p>
        </w:tc>
      </w:tr>
      <w:tr w:rsidR="00A77CE8" w:rsidRPr="004B5A5F" w14:paraId="25B603FF" w14:textId="77777777" w:rsidTr="3F28BEFA">
        <w:trPr>
          <w:cnfStyle w:val="000000100000" w:firstRow="0" w:lastRow="0" w:firstColumn="0" w:lastColumn="0" w:oddVBand="0" w:evenVBand="0" w:oddHBand="1" w:evenHBand="0" w:firstRowFirstColumn="0" w:firstRowLastColumn="0" w:lastRowFirstColumn="0" w:lastRowLastColumn="0"/>
        </w:trPr>
        <w:tc>
          <w:tcPr>
            <w:tcW w:w="1644" w:type="pct"/>
          </w:tcPr>
          <w:p w14:paraId="00E832A6" w14:textId="3F1C297B" w:rsidR="00A77CE8" w:rsidRPr="004B5A5F" w:rsidRDefault="6ACD72A2" w:rsidP="00577952">
            <w:commentRangeStart w:id="18"/>
            <w:r>
              <w:t>Pixel</w:t>
            </w:r>
            <w:commentRangeEnd w:id="18"/>
            <w:r w:rsidR="008A3154">
              <w:rPr>
                <w:rStyle w:val="CommentReference"/>
              </w:rPr>
              <w:commentReference w:id="18"/>
            </w:r>
            <w:r>
              <w:t xml:space="preserve"> </w:t>
            </w:r>
            <w:commentRangeStart w:id="19"/>
            <w:commentRangeStart w:id="20"/>
            <w:r>
              <w:t>3a</w:t>
            </w:r>
            <w:commentRangeEnd w:id="19"/>
            <w:r w:rsidR="00E215E2">
              <w:rPr>
                <w:rStyle w:val="CommentReference"/>
              </w:rPr>
              <w:commentReference w:id="19"/>
            </w:r>
            <w:commentRangeEnd w:id="20"/>
            <w:r w:rsidR="00E215E2">
              <w:rPr>
                <w:rStyle w:val="CommentReference"/>
              </w:rPr>
              <w:commentReference w:id="20"/>
            </w:r>
          </w:p>
        </w:tc>
        <w:tc>
          <w:tcPr>
            <w:tcW w:w="1466" w:type="pct"/>
          </w:tcPr>
          <w:p w14:paraId="66EBB7A2" w14:textId="2529880E" w:rsidR="00A77CE8" w:rsidRPr="004B5A5F" w:rsidRDefault="00A77CE8" w:rsidP="00577952"/>
        </w:tc>
        <w:tc>
          <w:tcPr>
            <w:tcW w:w="524" w:type="pct"/>
          </w:tcPr>
          <w:p w14:paraId="7BF0BDEE" w14:textId="34CFDBA1" w:rsidR="00A77CE8" w:rsidRPr="004B5A5F" w:rsidRDefault="00A77CE8" w:rsidP="00577952"/>
        </w:tc>
        <w:tc>
          <w:tcPr>
            <w:tcW w:w="600" w:type="pct"/>
          </w:tcPr>
          <w:p w14:paraId="5DB35755" w14:textId="77777777" w:rsidR="00A77CE8" w:rsidRPr="004B5A5F" w:rsidRDefault="00A77CE8" w:rsidP="00577952"/>
        </w:tc>
        <w:tc>
          <w:tcPr>
            <w:tcW w:w="766" w:type="pct"/>
          </w:tcPr>
          <w:p w14:paraId="442A4C18" w14:textId="77777777" w:rsidR="00A77CE8" w:rsidRPr="004B5A5F" w:rsidRDefault="00A77CE8" w:rsidP="00577952"/>
        </w:tc>
      </w:tr>
      <w:tr w:rsidR="00A77CE8" w:rsidRPr="004B5A5F" w14:paraId="004BCE70" w14:textId="77777777" w:rsidTr="3F28BEFA">
        <w:tc>
          <w:tcPr>
            <w:tcW w:w="1644" w:type="pct"/>
          </w:tcPr>
          <w:p w14:paraId="52C407DB" w14:textId="25E4B6EE" w:rsidR="00A77CE8" w:rsidRPr="004B5A5F" w:rsidRDefault="6ACD72A2" w:rsidP="00577952">
            <w:r>
              <w:t>Galaxy s10</w:t>
            </w:r>
          </w:p>
        </w:tc>
        <w:tc>
          <w:tcPr>
            <w:tcW w:w="1466" w:type="pct"/>
          </w:tcPr>
          <w:p w14:paraId="456E3B91" w14:textId="74C129FB" w:rsidR="00A77CE8" w:rsidRPr="004B5A5F" w:rsidRDefault="00A77CE8" w:rsidP="00577952"/>
        </w:tc>
        <w:tc>
          <w:tcPr>
            <w:tcW w:w="524" w:type="pct"/>
          </w:tcPr>
          <w:p w14:paraId="30F00FCE" w14:textId="2EA7C1C3" w:rsidR="00A77CE8" w:rsidRPr="004B5A5F" w:rsidRDefault="00A77CE8" w:rsidP="00577952"/>
        </w:tc>
        <w:tc>
          <w:tcPr>
            <w:tcW w:w="600" w:type="pct"/>
          </w:tcPr>
          <w:p w14:paraId="049B1B6B" w14:textId="77777777" w:rsidR="00A77CE8" w:rsidRPr="004B5A5F" w:rsidRDefault="00A77CE8" w:rsidP="00577952"/>
        </w:tc>
        <w:tc>
          <w:tcPr>
            <w:tcW w:w="766" w:type="pct"/>
          </w:tcPr>
          <w:p w14:paraId="4D779995" w14:textId="77777777" w:rsidR="00A77CE8" w:rsidRPr="004B5A5F" w:rsidRDefault="00A77CE8" w:rsidP="00577952"/>
        </w:tc>
      </w:tr>
      <w:tr w:rsidR="00A77CE8" w:rsidRPr="004B5A5F" w14:paraId="05648751" w14:textId="77777777" w:rsidTr="3F28BEFA">
        <w:trPr>
          <w:cnfStyle w:val="000000100000" w:firstRow="0" w:lastRow="0" w:firstColumn="0" w:lastColumn="0" w:oddVBand="0" w:evenVBand="0" w:oddHBand="1" w:evenHBand="0" w:firstRowFirstColumn="0" w:firstRowLastColumn="0" w:lastRowFirstColumn="0" w:lastRowLastColumn="0"/>
        </w:trPr>
        <w:tc>
          <w:tcPr>
            <w:tcW w:w="1644" w:type="pct"/>
          </w:tcPr>
          <w:p w14:paraId="0D003AAB" w14:textId="5EA66E4E" w:rsidR="00A77CE8" w:rsidRPr="004B5A5F" w:rsidRDefault="6ACD72A2" w:rsidP="3F28BEFA">
            <w:pPr>
              <w:spacing w:line="259" w:lineRule="auto"/>
            </w:pPr>
            <w:r>
              <w:t>Emulator</w:t>
            </w:r>
          </w:p>
        </w:tc>
        <w:tc>
          <w:tcPr>
            <w:tcW w:w="1466" w:type="pct"/>
          </w:tcPr>
          <w:p w14:paraId="5CD775C8" w14:textId="04FB0A55" w:rsidR="00A77CE8" w:rsidRPr="004B5A5F" w:rsidRDefault="00A77CE8" w:rsidP="00577952"/>
        </w:tc>
        <w:tc>
          <w:tcPr>
            <w:tcW w:w="524" w:type="pct"/>
          </w:tcPr>
          <w:p w14:paraId="50CE5452" w14:textId="5DA102F3" w:rsidR="00A77CE8" w:rsidRPr="004B5A5F" w:rsidRDefault="00A77CE8" w:rsidP="00577952"/>
        </w:tc>
        <w:tc>
          <w:tcPr>
            <w:tcW w:w="600" w:type="pct"/>
          </w:tcPr>
          <w:p w14:paraId="16859F64" w14:textId="77777777" w:rsidR="00A77CE8" w:rsidRPr="004B5A5F" w:rsidRDefault="00A77CE8" w:rsidP="00577952"/>
        </w:tc>
        <w:tc>
          <w:tcPr>
            <w:tcW w:w="766" w:type="pct"/>
          </w:tcPr>
          <w:p w14:paraId="1F406B63" w14:textId="77777777" w:rsidR="00A77CE8" w:rsidRPr="004B5A5F" w:rsidRDefault="00A77CE8" w:rsidP="00577952"/>
        </w:tc>
      </w:tr>
      <w:tr w:rsidR="00A77CE8" w:rsidRPr="004B5A5F" w14:paraId="2EE39B32" w14:textId="77777777" w:rsidTr="3F28BEFA">
        <w:tc>
          <w:tcPr>
            <w:tcW w:w="1644" w:type="pct"/>
          </w:tcPr>
          <w:p w14:paraId="7CA7D370" w14:textId="105C5F7D" w:rsidR="00A77CE8" w:rsidRPr="004B5A5F" w:rsidRDefault="6ACD72A2" w:rsidP="3F28BEFA">
            <w:pPr>
              <w:spacing w:line="259" w:lineRule="auto"/>
            </w:pPr>
            <w:r>
              <w:t>Emulator</w:t>
            </w:r>
          </w:p>
        </w:tc>
        <w:tc>
          <w:tcPr>
            <w:tcW w:w="1466" w:type="pct"/>
          </w:tcPr>
          <w:p w14:paraId="4D67658D" w14:textId="5EE2DC15" w:rsidR="00A77CE8" w:rsidRPr="004B5A5F" w:rsidRDefault="00A77CE8" w:rsidP="00577952"/>
        </w:tc>
        <w:tc>
          <w:tcPr>
            <w:tcW w:w="524" w:type="pct"/>
          </w:tcPr>
          <w:p w14:paraId="12AFA16D" w14:textId="5CCA7B23" w:rsidR="00A77CE8" w:rsidRPr="004B5A5F" w:rsidRDefault="00A77CE8" w:rsidP="00577952"/>
        </w:tc>
        <w:tc>
          <w:tcPr>
            <w:tcW w:w="600" w:type="pct"/>
          </w:tcPr>
          <w:p w14:paraId="76D085D8" w14:textId="77777777" w:rsidR="00A77CE8" w:rsidRPr="004B5A5F" w:rsidRDefault="00A77CE8" w:rsidP="00577952"/>
        </w:tc>
        <w:tc>
          <w:tcPr>
            <w:tcW w:w="766" w:type="pct"/>
          </w:tcPr>
          <w:p w14:paraId="38ABB8F7" w14:textId="77777777" w:rsidR="00A77CE8" w:rsidRPr="004B5A5F" w:rsidRDefault="00A77CE8" w:rsidP="00577952"/>
        </w:tc>
      </w:tr>
      <w:tr w:rsidR="00866882" w:rsidRPr="004B5A5F" w14:paraId="2242843D" w14:textId="77777777" w:rsidTr="3F28BEFA">
        <w:trPr>
          <w:cnfStyle w:val="000000100000" w:firstRow="0" w:lastRow="0" w:firstColumn="0" w:lastColumn="0" w:oddVBand="0" w:evenVBand="0" w:oddHBand="1" w:evenHBand="0" w:firstRowFirstColumn="0" w:firstRowLastColumn="0" w:lastRowFirstColumn="0" w:lastRowLastColumn="0"/>
        </w:trPr>
        <w:tc>
          <w:tcPr>
            <w:tcW w:w="1644" w:type="pct"/>
          </w:tcPr>
          <w:p w14:paraId="397CC980" w14:textId="745D5064" w:rsidR="00866882" w:rsidRPr="004B5A5F" w:rsidRDefault="6ACD72A2" w:rsidP="3F28BEFA">
            <w:pPr>
              <w:spacing w:line="259" w:lineRule="auto"/>
            </w:pPr>
            <w:r>
              <w:t>Emulator</w:t>
            </w:r>
          </w:p>
        </w:tc>
        <w:tc>
          <w:tcPr>
            <w:tcW w:w="1466" w:type="pct"/>
          </w:tcPr>
          <w:p w14:paraId="034B14E9" w14:textId="77777777" w:rsidR="00866882" w:rsidRPr="004B5A5F" w:rsidRDefault="00866882" w:rsidP="00577952"/>
        </w:tc>
        <w:tc>
          <w:tcPr>
            <w:tcW w:w="524" w:type="pct"/>
          </w:tcPr>
          <w:p w14:paraId="726DE736" w14:textId="77777777" w:rsidR="00866882" w:rsidRPr="004B5A5F" w:rsidRDefault="00866882" w:rsidP="00577952"/>
        </w:tc>
        <w:tc>
          <w:tcPr>
            <w:tcW w:w="600" w:type="pct"/>
          </w:tcPr>
          <w:p w14:paraId="7D4C0823" w14:textId="77777777" w:rsidR="00866882" w:rsidRPr="004B5A5F" w:rsidRDefault="00866882" w:rsidP="00577952"/>
        </w:tc>
        <w:tc>
          <w:tcPr>
            <w:tcW w:w="766" w:type="pct"/>
          </w:tcPr>
          <w:p w14:paraId="68E131DB" w14:textId="77777777" w:rsidR="00866882" w:rsidRPr="004B5A5F" w:rsidRDefault="00866882" w:rsidP="00577952"/>
        </w:tc>
      </w:tr>
      <w:tr w:rsidR="00A77CE8" w:rsidRPr="004B5A5F" w14:paraId="45C741D6" w14:textId="77777777" w:rsidTr="3F28BEFA">
        <w:tc>
          <w:tcPr>
            <w:tcW w:w="1644" w:type="pct"/>
          </w:tcPr>
          <w:p w14:paraId="53060E8C" w14:textId="4F75BAFD" w:rsidR="00A77CE8" w:rsidRPr="004B5A5F" w:rsidRDefault="6ACD72A2" w:rsidP="3F28BEFA">
            <w:pPr>
              <w:spacing w:line="259" w:lineRule="auto"/>
            </w:pPr>
            <w:r>
              <w:lastRenderedPageBreak/>
              <w:t>Emulator</w:t>
            </w:r>
          </w:p>
        </w:tc>
        <w:tc>
          <w:tcPr>
            <w:tcW w:w="1466" w:type="pct"/>
          </w:tcPr>
          <w:p w14:paraId="2A68F8B6" w14:textId="08A4F86A" w:rsidR="00A77CE8" w:rsidRPr="004B5A5F" w:rsidRDefault="00A77CE8" w:rsidP="00577952"/>
        </w:tc>
        <w:tc>
          <w:tcPr>
            <w:tcW w:w="524" w:type="pct"/>
          </w:tcPr>
          <w:p w14:paraId="181A2E85" w14:textId="79ECB33C" w:rsidR="00A77CE8" w:rsidRPr="004B5A5F" w:rsidRDefault="00A77CE8" w:rsidP="00577952"/>
        </w:tc>
        <w:tc>
          <w:tcPr>
            <w:tcW w:w="600" w:type="pct"/>
          </w:tcPr>
          <w:p w14:paraId="3F7753F9" w14:textId="77777777" w:rsidR="00A77CE8" w:rsidRPr="004B5A5F" w:rsidRDefault="00A77CE8" w:rsidP="00577952"/>
        </w:tc>
        <w:tc>
          <w:tcPr>
            <w:tcW w:w="766" w:type="pct"/>
          </w:tcPr>
          <w:p w14:paraId="5FDD3F03" w14:textId="77777777" w:rsidR="00A77CE8" w:rsidRPr="004B5A5F" w:rsidRDefault="00A77CE8" w:rsidP="00577952"/>
        </w:tc>
      </w:tr>
      <w:tr w:rsidR="00A77CE8" w:rsidRPr="004B5A5F" w14:paraId="4A3D7B67" w14:textId="77777777" w:rsidTr="3F28BEFA">
        <w:trPr>
          <w:cnfStyle w:val="000000100000" w:firstRow="0" w:lastRow="0" w:firstColumn="0" w:lastColumn="0" w:oddVBand="0" w:evenVBand="0" w:oddHBand="1" w:evenHBand="0" w:firstRowFirstColumn="0" w:firstRowLastColumn="0" w:lastRowFirstColumn="0" w:lastRowLastColumn="0"/>
        </w:trPr>
        <w:tc>
          <w:tcPr>
            <w:tcW w:w="1644" w:type="pct"/>
          </w:tcPr>
          <w:p w14:paraId="0835903A" w14:textId="5DCF5DE8" w:rsidR="00A77CE8" w:rsidRPr="004B5A5F" w:rsidRDefault="00A77CE8" w:rsidP="00577952"/>
        </w:tc>
        <w:tc>
          <w:tcPr>
            <w:tcW w:w="1466" w:type="pct"/>
          </w:tcPr>
          <w:p w14:paraId="09EAC09D" w14:textId="50801C6D" w:rsidR="00A77CE8" w:rsidRPr="004B5A5F" w:rsidRDefault="00A77CE8" w:rsidP="00577952"/>
        </w:tc>
        <w:tc>
          <w:tcPr>
            <w:tcW w:w="524" w:type="pct"/>
          </w:tcPr>
          <w:p w14:paraId="0DEBFBB7" w14:textId="50E3DC1D" w:rsidR="00A77CE8" w:rsidRPr="004B5A5F" w:rsidRDefault="00A77CE8" w:rsidP="00577952"/>
        </w:tc>
        <w:tc>
          <w:tcPr>
            <w:tcW w:w="600" w:type="pct"/>
          </w:tcPr>
          <w:p w14:paraId="31244332" w14:textId="77777777" w:rsidR="00A77CE8" w:rsidRPr="004B5A5F" w:rsidRDefault="00A77CE8" w:rsidP="00577952"/>
        </w:tc>
        <w:tc>
          <w:tcPr>
            <w:tcW w:w="766" w:type="pct"/>
          </w:tcPr>
          <w:p w14:paraId="573292FB" w14:textId="77777777" w:rsidR="00A77CE8" w:rsidRPr="004B5A5F" w:rsidRDefault="00A77CE8" w:rsidP="00577952"/>
        </w:tc>
      </w:tr>
      <w:tr w:rsidR="00A77CE8" w:rsidRPr="004B5A5F" w14:paraId="25B33640" w14:textId="77777777" w:rsidTr="3F28BEFA">
        <w:tc>
          <w:tcPr>
            <w:tcW w:w="1644" w:type="pct"/>
          </w:tcPr>
          <w:p w14:paraId="33B3FE8D" w14:textId="77528517" w:rsidR="00A77CE8" w:rsidRPr="004B5A5F" w:rsidRDefault="00A77CE8" w:rsidP="00577952"/>
        </w:tc>
        <w:tc>
          <w:tcPr>
            <w:tcW w:w="1466" w:type="pct"/>
          </w:tcPr>
          <w:p w14:paraId="1B3942CA" w14:textId="4771193D" w:rsidR="00A77CE8" w:rsidRPr="004B5A5F" w:rsidRDefault="00A77CE8" w:rsidP="00577952"/>
        </w:tc>
        <w:tc>
          <w:tcPr>
            <w:tcW w:w="524" w:type="pct"/>
          </w:tcPr>
          <w:p w14:paraId="7EC3F182" w14:textId="4CFAAAA3" w:rsidR="00A77CE8" w:rsidRPr="004B5A5F" w:rsidRDefault="00A77CE8" w:rsidP="00577952"/>
        </w:tc>
        <w:tc>
          <w:tcPr>
            <w:tcW w:w="600" w:type="pct"/>
          </w:tcPr>
          <w:p w14:paraId="3E14F5EC" w14:textId="77777777" w:rsidR="00A77CE8" w:rsidRPr="004B5A5F" w:rsidRDefault="00A77CE8" w:rsidP="00577952"/>
        </w:tc>
        <w:tc>
          <w:tcPr>
            <w:tcW w:w="766" w:type="pct"/>
          </w:tcPr>
          <w:p w14:paraId="452B3594" w14:textId="77777777" w:rsidR="00A77CE8" w:rsidRPr="004B5A5F" w:rsidRDefault="00A77CE8" w:rsidP="00577952"/>
        </w:tc>
      </w:tr>
      <w:tr w:rsidR="00A77CE8" w:rsidRPr="004B5A5F" w14:paraId="125D2D55" w14:textId="77777777" w:rsidTr="3F28BEFA">
        <w:trPr>
          <w:cnfStyle w:val="000000100000" w:firstRow="0" w:lastRow="0" w:firstColumn="0" w:lastColumn="0" w:oddVBand="0" w:evenVBand="0" w:oddHBand="1" w:evenHBand="0" w:firstRowFirstColumn="0" w:firstRowLastColumn="0" w:lastRowFirstColumn="0" w:lastRowLastColumn="0"/>
        </w:trPr>
        <w:tc>
          <w:tcPr>
            <w:tcW w:w="1644" w:type="pct"/>
          </w:tcPr>
          <w:p w14:paraId="6344E1C0" w14:textId="3A427F2E" w:rsidR="00A77CE8" w:rsidRPr="004B5A5F" w:rsidRDefault="00A77CE8" w:rsidP="00577952"/>
        </w:tc>
        <w:tc>
          <w:tcPr>
            <w:tcW w:w="1466" w:type="pct"/>
          </w:tcPr>
          <w:p w14:paraId="64956188" w14:textId="452BBEC6" w:rsidR="00A77CE8" w:rsidRPr="004B5A5F" w:rsidRDefault="00A77CE8" w:rsidP="00577952"/>
        </w:tc>
        <w:tc>
          <w:tcPr>
            <w:tcW w:w="524" w:type="pct"/>
          </w:tcPr>
          <w:p w14:paraId="51CB95FE" w14:textId="1397E4A8" w:rsidR="00A77CE8" w:rsidRPr="004B5A5F" w:rsidRDefault="00A77CE8" w:rsidP="00577952"/>
        </w:tc>
        <w:tc>
          <w:tcPr>
            <w:tcW w:w="600" w:type="pct"/>
          </w:tcPr>
          <w:p w14:paraId="0A460738" w14:textId="77777777" w:rsidR="00A77CE8" w:rsidRPr="004B5A5F" w:rsidRDefault="00A77CE8" w:rsidP="00577952"/>
        </w:tc>
        <w:tc>
          <w:tcPr>
            <w:tcW w:w="766" w:type="pct"/>
          </w:tcPr>
          <w:p w14:paraId="3B8FAFEF" w14:textId="77777777" w:rsidR="00A77CE8" w:rsidRPr="004B5A5F" w:rsidRDefault="00A77CE8" w:rsidP="00577952"/>
        </w:tc>
      </w:tr>
    </w:tbl>
    <w:p w14:paraId="1BA0D0A0" w14:textId="77777777" w:rsidR="00A77CE8" w:rsidRPr="004B5A5F" w:rsidRDefault="00A77CE8" w:rsidP="00A77CE8"/>
    <w:p w14:paraId="03704D31" w14:textId="77777777" w:rsidR="00A77CE8" w:rsidRPr="004B5A5F" w:rsidRDefault="00A77CE8" w:rsidP="00A77CE8">
      <w:r w:rsidRPr="004B5A5F">
        <w:t>If testers are required to enter credentials to gain access to your app then please provide a suitable username, password and instructions that you wish testers to follow:</w:t>
      </w:r>
    </w:p>
    <w:p w14:paraId="064DF3B9" w14:textId="77777777" w:rsidR="00A77CE8" w:rsidRPr="004B5A5F" w:rsidRDefault="00A77CE8" w:rsidP="00A77CE8"/>
    <w:tbl>
      <w:tblPr>
        <w:tblStyle w:val="PlainTable1"/>
        <w:tblW w:w="5000" w:type="pct"/>
        <w:tblLook w:val="0480" w:firstRow="0" w:lastRow="0" w:firstColumn="1" w:lastColumn="0" w:noHBand="0" w:noVBand="1"/>
      </w:tblPr>
      <w:tblGrid>
        <w:gridCol w:w="2690"/>
        <w:gridCol w:w="6326"/>
      </w:tblGrid>
      <w:tr w:rsidR="00A77CE8" w:rsidRPr="004B5A5F" w14:paraId="38E4410B" w14:textId="77777777" w:rsidTr="3F28B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2" w:type="pct"/>
          </w:tcPr>
          <w:p w14:paraId="4544711D" w14:textId="77777777" w:rsidR="00A77CE8" w:rsidRPr="004B5A5F" w:rsidRDefault="00A77CE8" w:rsidP="00577952">
            <w:r w:rsidRPr="004B5A5F">
              <w:t>Test Username</w:t>
            </w:r>
          </w:p>
        </w:tc>
        <w:tc>
          <w:tcPr>
            <w:tcW w:w="3508" w:type="pct"/>
          </w:tcPr>
          <w:p w14:paraId="6DB44C69" w14:textId="21D67C21" w:rsidR="00A77CE8" w:rsidRPr="004B5A5F" w:rsidRDefault="00EF267D" w:rsidP="00577952">
            <w:pPr>
              <w:cnfStyle w:val="000000100000" w:firstRow="0" w:lastRow="0" w:firstColumn="0" w:lastColumn="0" w:oddVBand="0" w:evenVBand="0" w:oddHBand="1" w:evenHBand="0" w:firstRowFirstColumn="0" w:firstRowLastColumn="0" w:lastRowFirstColumn="0" w:lastRowLastColumn="0"/>
            </w:pPr>
            <w:hyperlink r:id="rId15">
              <w:r w:rsidR="18E320C8" w:rsidRPr="3F28BEFA">
                <w:rPr>
                  <w:rStyle w:val="Hyperlink"/>
                </w:rPr>
                <w:t>Hsn953+3@gmail.com</w:t>
              </w:r>
            </w:hyperlink>
            <w:r w:rsidR="18E320C8">
              <w:t xml:space="preserve"> </w:t>
            </w:r>
          </w:p>
        </w:tc>
      </w:tr>
      <w:tr w:rsidR="00A77CE8" w:rsidRPr="004B5A5F" w14:paraId="534E0E47" w14:textId="77777777" w:rsidTr="3F28BEFA">
        <w:tc>
          <w:tcPr>
            <w:cnfStyle w:val="001000000000" w:firstRow="0" w:lastRow="0" w:firstColumn="1" w:lastColumn="0" w:oddVBand="0" w:evenVBand="0" w:oddHBand="0" w:evenHBand="0" w:firstRowFirstColumn="0" w:firstRowLastColumn="0" w:lastRowFirstColumn="0" w:lastRowLastColumn="0"/>
            <w:tcW w:w="1492" w:type="pct"/>
          </w:tcPr>
          <w:p w14:paraId="27A0283A" w14:textId="77777777" w:rsidR="00A77CE8" w:rsidRPr="004B5A5F" w:rsidRDefault="00A77CE8" w:rsidP="00577952">
            <w:r w:rsidRPr="004B5A5F">
              <w:t>Test Password</w:t>
            </w:r>
          </w:p>
        </w:tc>
        <w:tc>
          <w:tcPr>
            <w:tcW w:w="3508" w:type="pct"/>
          </w:tcPr>
          <w:p w14:paraId="4633FBC2" w14:textId="103A4A2B" w:rsidR="00A77CE8" w:rsidRPr="004B5A5F" w:rsidRDefault="52C2F619" w:rsidP="00577952">
            <w:pPr>
              <w:cnfStyle w:val="000000000000" w:firstRow="0" w:lastRow="0" w:firstColumn="0" w:lastColumn="0" w:oddVBand="0" w:evenVBand="0" w:oddHBand="0" w:evenHBand="0" w:firstRowFirstColumn="0" w:firstRowLastColumn="0" w:lastRowFirstColumn="0" w:lastRowLastColumn="0"/>
            </w:pPr>
            <w:r>
              <w:t>Aaaa1111@@</w:t>
            </w:r>
          </w:p>
        </w:tc>
      </w:tr>
      <w:tr w:rsidR="00A77CE8" w:rsidRPr="004B5A5F" w14:paraId="0DEF88FB" w14:textId="77777777" w:rsidTr="3F28BEFA">
        <w:trPr>
          <w:cnfStyle w:val="000000100000" w:firstRow="0" w:lastRow="0" w:firstColumn="0" w:lastColumn="0" w:oddVBand="0" w:evenVBand="0" w:oddHBand="1" w:evenHBand="0" w:firstRowFirstColumn="0" w:firstRowLastColumn="0" w:lastRowFirstColumn="0" w:lastRowLastColumn="0"/>
          <w:trHeight w:val="1627"/>
        </w:trPr>
        <w:tc>
          <w:tcPr>
            <w:cnfStyle w:val="001000000000" w:firstRow="0" w:lastRow="0" w:firstColumn="1" w:lastColumn="0" w:oddVBand="0" w:evenVBand="0" w:oddHBand="0" w:evenHBand="0" w:firstRowFirstColumn="0" w:firstRowLastColumn="0" w:lastRowFirstColumn="0" w:lastRowLastColumn="0"/>
            <w:tcW w:w="1492" w:type="pct"/>
          </w:tcPr>
          <w:p w14:paraId="74869A99" w14:textId="77777777" w:rsidR="00A77CE8" w:rsidRPr="004B5A5F" w:rsidRDefault="00A77CE8" w:rsidP="00577952">
            <w:r w:rsidRPr="004B5A5F">
              <w:t>Instructions for Tester</w:t>
            </w:r>
          </w:p>
        </w:tc>
        <w:tc>
          <w:tcPr>
            <w:tcW w:w="3508" w:type="pct"/>
          </w:tcPr>
          <w:p w14:paraId="6AE5D37E" w14:textId="6F7A4B0F" w:rsidR="00A77CE8" w:rsidRPr="004B5A5F" w:rsidRDefault="13A0A22F" w:rsidP="00577952">
            <w:pPr>
              <w:cnfStyle w:val="000000100000" w:firstRow="0" w:lastRow="0" w:firstColumn="0" w:lastColumn="0" w:oddVBand="0" w:evenVBand="0" w:oddHBand="1" w:evenHBand="0" w:firstRowFirstColumn="0" w:firstRowLastColumn="0" w:lastRowFirstColumn="0" w:lastRowLastColumn="0"/>
            </w:pPr>
            <w:r>
              <w:t xml:space="preserve">No specific instructions except forms can only be filled once a day. Please contact with me if you’d like to clear up that data and try again. </w:t>
            </w:r>
          </w:p>
        </w:tc>
      </w:tr>
    </w:tbl>
    <w:p w14:paraId="44371045" w14:textId="7AAB3FB3" w:rsidR="00743106" w:rsidRDefault="00202BEA" w:rsidP="004B5A5F">
      <w:pPr>
        <w:pStyle w:val="Heading1"/>
      </w:pPr>
      <w:r>
        <w:t>Documentation</w:t>
      </w:r>
    </w:p>
    <w:p w14:paraId="0C36264A" w14:textId="6F869A32" w:rsidR="00202BEA" w:rsidRDefault="00BC6823" w:rsidP="00202BEA">
      <w:r>
        <w:t>Please complete the tables below:</w:t>
      </w:r>
    </w:p>
    <w:p w14:paraId="52A757A3" w14:textId="5245148B" w:rsidR="00BC6823" w:rsidRDefault="00BC6823" w:rsidP="00BC6823">
      <w:pPr>
        <w:pStyle w:val="Heading2"/>
      </w:pPr>
      <w:r>
        <w:t>Technical Implementation</w:t>
      </w:r>
    </w:p>
    <w:p w14:paraId="3F31EA78" w14:textId="6163CEA0" w:rsidR="00BC6823" w:rsidRPr="00BC6823" w:rsidRDefault="00BC6823" w:rsidP="00BC6823">
      <w:r>
        <w:t xml:space="preserve">Please see the </w:t>
      </w:r>
      <w:r w:rsidR="00592893">
        <w:t xml:space="preserve">appropriate section of the </w:t>
      </w:r>
      <w:r>
        <w:t>Release Standard Guide for information on how to complete the table below:</w:t>
      </w:r>
    </w:p>
    <w:p w14:paraId="78D9E054" w14:textId="77777777" w:rsidR="00BC6823" w:rsidRDefault="00BC6823" w:rsidP="00BC6823"/>
    <w:tbl>
      <w:tblPr>
        <w:tblStyle w:val="PlainTable1"/>
        <w:tblW w:w="0" w:type="auto"/>
        <w:tblLayout w:type="fixed"/>
        <w:tblLook w:val="0480" w:firstRow="0" w:lastRow="0" w:firstColumn="1" w:lastColumn="0" w:noHBand="0" w:noVBand="1"/>
      </w:tblPr>
      <w:tblGrid>
        <w:gridCol w:w="2122"/>
        <w:gridCol w:w="6894"/>
      </w:tblGrid>
      <w:tr w:rsidR="00BC6823" w:rsidRPr="004B5A5F" w14:paraId="18BB4115" w14:textId="77777777" w:rsidTr="00903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97FE7BB" w14:textId="5B0DAD76" w:rsidR="00BC6823" w:rsidRPr="004B5A5F" w:rsidRDefault="00BC6823" w:rsidP="00577952">
            <w:pPr>
              <w:jc w:val="left"/>
            </w:pPr>
            <w:r>
              <w:t>App Overview</w:t>
            </w:r>
          </w:p>
        </w:tc>
        <w:tc>
          <w:tcPr>
            <w:tcW w:w="6894" w:type="dxa"/>
          </w:tcPr>
          <w:p w14:paraId="3918EEE9" w14:textId="77777777" w:rsidR="00BC6823" w:rsidRDefault="00BC6823" w:rsidP="00577952">
            <w:pPr>
              <w:jc w:val="left"/>
              <w:cnfStyle w:val="000000100000" w:firstRow="0" w:lastRow="0" w:firstColumn="0" w:lastColumn="0" w:oddVBand="0" w:evenVBand="0" w:oddHBand="1" w:evenHBand="0" w:firstRowFirstColumn="0" w:firstRowLastColumn="0" w:lastRowFirstColumn="0" w:lastRowLastColumn="0"/>
            </w:pPr>
          </w:p>
          <w:p w14:paraId="60BDBA03" w14:textId="77777777" w:rsidR="00BC6823" w:rsidRDefault="00BC6823" w:rsidP="00577952">
            <w:pPr>
              <w:jc w:val="left"/>
              <w:cnfStyle w:val="000000100000" w:firstRow="0" w:lastRow="0" w:firstColumn="0" w:lastColumn="0" w:oddVBand="0" w:evenVBand="0" w:oddHBand="1" w:evenHBand="0" w:firstRowFirstColumn="0" w:firstRowLastColumn="0" w:lastRowFirstColumn="0" w:lastRowLastColumn="0"/>
            </w:pPr>
          </w:p>
          <w:p w14:paraId="35F21DFF" w14:textId="77777777" w:rsidR="00BC6823" w:rsidRDefault="00BC6823" w:rsidP="00577952">
            <w:pPr>
              <w:jc w:val="left"/>
              <w:cnfStyle w:val="000000100000" w:firstRow="0" w:lastRow="0" w:firstColumn="0" w:lastColumn="0" w:oddVBand="0" w:evenVBand="0" w:oddHBand="1" w:evenHBand="0" w:firstRowFirstColumn="0" w:firstRowLastColumn="0" w:lastRowFirstColumn="0" w:lastRowLastColumn="0"/>
            </w:pPr>
          </w:p>
          <w:p w14:paraId="1AE9DC75" w14:textId="6995E153" w:rsidR="00BC6823" w:rsidRPr="004B5A5F" w:rsidRDefault="00BC6823" w:rsidP="00577952">
            <w:pPr>
              <w:jc w:val="left"/>
              <w:cnfStyle w:val="000000100000" w:firstRow="0" w:lastRow="0" w:firstColumn="0" w:lastColumn="0" w:oddVBand="0" w:evenVBand="0" w:oddHBand="1" w:evenHBand="0" w:firstRowFirstColumn="0" w:firstRowLastColumn="0" w:lastRowFirstColumn="0" w:lastRowLastColumn="0"/>
            </w:pPr>
          </w:p>
        </w:tc>
      </w:tr>
      <w:tr w:rsidR="00BC6823" w:rsidRPr="004B5A5F" w14:paraId="11CF0F6F" w14:textId="77777777" w:rsidTr="00903A9E">
        <w:tc>
          <w:tcPr>
            <w:cnfStyle w:val="001000000000" w:firstRow="0" w:lastRow="0" w:firstColumn="1" w:lastColumn="0" w:oddVBand="0" w:evenVBand="0" w:oddHBand="0" w:evenHBand="0" w:firstRowFirstColumn="0" w:firstRowLastColumn="0" w:lastRowFirstColumn="0" w:lastRowLastColumn="0"/>
            <w:tcW w:w="2122" w:type="dxa"/>
          </w:tcPr>
          <w:p w14:paraId="62BC8E88" w14:textId="24A03DE2" w:rsidR="00BC6823" w:rsidRPr="004B5A5F" w:rsidRDefault="00BC6823" w:rsidP="00577952">
            <w:pPr>
              <w:jc w:val="left"/>
            </w:pPr>
            <w:r>
              <w:t>Requirements</w:t>
            </w:r>
          </w:p>
        </w:tc>
        <w:tc>
          <w:tcPr>
            <w:tcW w:w="6894" w:type="dxa"/>
          </w:tcPr>
          <w:p w14:paraId="4BF88CBD" w14:textId="77777777" w:rsidR="00BC6823" w:rsidRDefault="00BC6823" w:rsidP="00577952">
            <w:pPr>
              <w:jc w:val="left"/>
              <w:cnfStyle w:val="000000000000" w:firstRow="0" w:lastRow="0" w:firstColumn="0" w:lastColumn="0" w:oddVBand="0" w:evenVBand="0" w:oddHBand="0" w:evenHBand="0" w:firstRowFirstColumn="0" w:firstRowLastColumn="0" w:lastRowFirstColumn="0" w:lastRowLastColumn="0"/>
            </w:pPr>
          </w:p>
          <w:p w14:paraId="2D5E7C59" w14:textId="77777777" w:rsidR="00BC6823" w:rsidRDefault="00BC6823" w:rsidP="00577952">
            <w:pPr>
              <w:jc w:val="left"/>
              <w:cnfStyle w:val="000000000000" w:firstRow="0" w:lastRow="0" w:firstColumn="0" w:lastColumn="0" w:oddVBand="0" w:evenVBand="0" w:oddHBand="0" w:evenHBand="0" w:firstRowFirstColumn="0" w:firstRowLastColumn="0" w:lastRowFirstColumn="0" w:lastRowLastColumn="0"/>
            </w:pPr>
          </w:p>
          <w:p w14:paraId="39FC8678" w14:textId="77777777" w:rsidR="00BC6823" w:rsidRDefault="00BC6823" w:rsidP="00577952">
            <w:pPr>
              <w:jc w:val="left"/>
              <w:cnfStyle w:val="000000000000" w:firstRow="0" w:lastRow="0" w:firstColumn="0" w:lastColumn="0" w:oddVBand="0" w:evenVBand="0" w:oddHBand="0" w:evenHBand="0" w:firstRowFirstColumn="0" w:firstRowLastColumn="0" w:lastRowFirstColumn="0" w:lastRowLastColumn="0"/>
            </w:pPr>
          </w:p>
          <w:p w14:paraId="76B4D151" w14:textId="1CD5326F" w:rsidR="00BC6823" w:rsidRPr="004B5A5F" w:rsidRDefault="00BC6823" w:rsidP="00577952">
            <w:pPr>
              <w:jc w:val="left"/>
              <w:cnfStyle w:val="000000000000" w:firstRow="0" w:lastRow="0" w:firstColumn="0" w:lastColumn="0" w:oddVBand="0" w:evenVBand="0" w:oddHBand="0" w:evenHBand="0" w:firstRowFirstColumn="0" w:firstRowLastColumn="0" w:lastRowFirstColumn="0" w:lastRowLastColumn="0"/>
            </w:pPr>
          </w:p>
        </w:tc>
      </w:tr>
      <w:tr w:rsidR="00BC6823" w:rsidRPr="004B5A5F" w14:paraId="6E6ABD63" w14:textId="77777777" w:rsidTr="00903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F8FC44E" w14:textId="1CFF286C" w:rsidR="00BC6823" w:rsidRPr="004B5A5F" w:rsidRDefault="00BC6823" w:rsidP="00577952">
            <w:pPr>
              <w:jc w:val="left"/>
            </w:pPr>
            <w:r>
              <w:t>UI Implementation</w:t>
            </w:r>
          </w:p>
        </w:tc>
        <w:tc>
          <w:tcPr>
            <w:tcW w:w="6894" w:type="dxa"/>
          </w:tcPr>
          <w:p w14:paraId="78DD0E19" w14:textId="77777777" w:rsidR="00BC6823" w:rsidRDefault="00BC6823" w:rsidP="00577952">
            <w:pPr>
              <w:jc w:val="left"/>
              <w:cnfStyle w:val="000000100000" w:firstRow="0" w:lastRow="0" w:firstColumn="0" w:lastColumn="0" w:oddVBand="0" w:evenVBand="0" w:oddHBand="1" w:evenHBand="0" w:firstRowFirstColumn="0" w:firstRowLastColumn="0" w:lastRowFirstColumn="0" w:lastRowLastColumn="0"/>
            </w:pPr>
          </w:p>
          <w:p w14:paraId="74EEFFF9" w14:textId="77777777" w:rsidR="00BC6823" w:rsidRDefault="00BC6823" w:rsidP="00577952">
            <w:pPr>
              <w:jc w:val="left"/>
              <w:cnfStyle w:val="000000100000" w:firstRow="0" w:lastRow="0" w:firstColumn="0" w:lastColumn="0" w:oddVBand="0" w:evenVBand="0" w:oddHBand="1" w:evenHBand="0" w:firstRowFirstColumn="0" w:firstRowLastColumn="0" w:lastRowFirstColumn="0" w:lastRowLastColumn="0"/>
            </w:pPr>
          </w:p>
          <w:p w14:paraId="77504AE6" w14:textId="77777777" w:rsidR="00BC6823" w:rsidRDefault="00BC6823" w:rsidP="00577952">
            <w:pPr>
              <w:jc w:val="left"/>
              <w:cnfStyle w:val="000000100000" w:firstRow="0" w:lastRow="0" w:firstColumn="0" w:lastColumn="0" w:oddVBand="0" w:evenVBand="0" w:oddHBand="1" w:evenHBand="0" w:firstRowFirstColumn="0" w:firstRowLastColumn="0" w:lastRowFirstColumn="0" w:lastRowLastColumn="0"/>
            </w:pPr>
          </w:p>
          <w:p w14:paraId="596AB9E7" w14:textId="0FDEF456" w:rsidR="00BC6823" w:rsidRPr="004B5A5F" w:rsidRDefault="00BC6823" w:rsidP="00577952">
            <w:pPr>
              <w:jc w:val="left"/>
              <w:cnfStyle w:val="000000100000" w:firstRow="0" w:lastRow="0" w:firstColumn="0" w:lastColumn="0" w:oddVBand="0" w:evenVBand="0" w:oddHBand="1" w:evenHBand="0" w:firstRowFirstColumn="0" w:firstRowLastColumn="0" w:lastRowFirstColumn="0" w:lastRowLastColumn="0"/>
            </w:pPr>
          </w:p>
        </w:tc>
      </w:tr>
      <w:tr w:rsidR="00BC6823" w:rsidRPr="004B5A5F" w14:paraId="2D4DB868" w14:textId="77777777" w:rsidTr="00903A9E">
        <w:tc>
          <w:tcPr>
            <w:cnfStyle w:val="001000000000" w:firstRow="0" w:lastRow="0" w:firstColumn="1" w:lastColumn="0" w:oddVBand="0" w:evenVBand="0" w:oddHBand="0" w:evenHBand="0" w:firstRowFirstColumn="0" w:firstRowLastColumn="0" w:lastRowFirstColumn="0" w:lastRowLastColumn="0"/>
            <w:tcW w:w="2122" w:type="dxa"/>
          </w:tcPr>
          <w:p w14:paraId="0FF08371" w14:textId="44F95A87" w:rsidR="00BC6823" w:rsidRPr="004B5A5F" w:rsidRDefault="00BC6823" w:rsidP="00577952">
            <w:pPr>
              <w:jc w:val="left"/>
            </w:pPr>
            <w:r>
              <w:t>Feature Implementation</w:t>
            </w:r>
          </w:p>
        </w:tc>
        <w:tc>
          <w:tcPr>
            <w:tcW w:w="6894" w:type="dxa"/>
          </w:tcPr>
          <w:p w14:paraId="31DDD7E0" w14:textId="77777777" w:rsidR="00BC6823" w:rsidRDefault="00BC6823" w:rsidP="00577952">
            <w:pPr>
              <w:jc w:val="left"/>
              <w:cnfStyle w:val="000000000000" w:firstRow="0" w:lastRow="0" w:firstColumn="0" w:lastColumn="0" w:oddVBand="0" w:evenVBand="0" w:oddHBand="0" w:evenHBand="0" w:firstRowFirstColumn="0" w:firstRowLastColumn="0" w:lastRowFirstColumn="0" w:lastRowLastColumn="0"/>
            </w:pPr>
          </w:p>
          <w:p w14:paraId="37B6D267" w14:textId="77777777" w:rsidR="00BC6823" w:rsidRDefault="00BC6823" w:rsidP="00577952">
            <w:pPr>
              <w:jc w:val="left"/>
              <w:cnfStyle w:val="000000000000" w:firstRow="0" w:lastRow="0" w:firstColumn="0" w:lastColumn="0" w:oddVBand="0" w:evenVBand="0" w:oddHBand="0" w:evenHBand="0" w:firstRowFirstColumn="0" w:firstRowLastColumn="0" w:lastRowFirstColumn="0" w:lastRowLastColumn="0"/>
            </w:pPr>
          </w:p>
          <w:p w14:paraId="0ABA1452" w14:textId="77777777" w:rsidR="00BC6823" w:rsidRDefault="00BC6823" w:rsidP="00577952">
            <w:pPr>
              <w:jc w:val="left"/>
              <w:cnfStyle w:val="000000000000" w:firstRow="0" w:lastRow="0" w:firstColumn="0" w:lastColumn="0" w:oddVBand="0" w:evenVBand="0" w:oddHBand="0" w:evenHBand="0" w:firstRowFirstColumn="0" w:firstRowLastColumn="0" w:lastRowFirstColumn="0" w:lastRowLastColumn="0"/>
            </w:pPr>
          </w:p>
          <w:p w14:paraId="18EF3EED" w14:textId="7BB2858B" w:rsidR="00BC6823" w:rsidRPr="004B5A5F" w:rsidRDefault="00BC6823" w:rsidP="00577952">
            <w:pPr>
              <w:jc w:val="left"/>
              <w:cnfStyle w:val="000000000000" w:firstRow="0" w:lastRow="0" w:firstColumn="0" w:lastColumn="0" w:oddVBand="0" w:evenVBand="0" w:oddHBand="0" w:evenHBand="0" w:firstRowFirstColumn="0" w:firstRowLastColumn="0" w:lastRowFirstColumn="0" w:lastRowLastColumn="0"/>
            </w:pPr>
          </w:p>
        </w:tc>
      </w:tr>
      <w:tr w:rsidR="00BC6823" w:rsidRPr="004B5A5F" w14:paraId="3564297B" w14:textId="77777777" w:rsidTr="00903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9A82B00" w14:textId="39FFC239" w:rsidR="00BC6823" w:rsidRPr="004B5A5F" w:rsidRDefault="00BC6823" w:rsidP="00577952">
            <w:pPr>
              <w:jc w:val="left"/>
            </w:pPr>
            <w:r>
              <w:t>Supporting Infrastructure</w:t>
            </w:r>
          </w:p>
        </w:tc>
        <w:tc>
          <w:tcPr>
            <w:tcW w:w="6894" w:type="dxa"/>
          </w:tcPr>
          <w:p w14:paraId="5F9136A7" w14:textId="77777777" w:rsidR="00BC6823" w:rsidRDefault="00BC6823" w:rsidP="00577952">
            <w:pPr>
              <w:jc w:val="left"/>
              <w:cnfStyle w:val="000000100000" w:firstRow="0" w:lastRow="0" w:firstColumn="0" w:lastColumn="0" w:oddVBand="0" w:evenVBand="0" w:oddHBand="1" w:evenHBand="0" w:firstRowFirstColumn="0" w:firstRowLastColumn="0" w:lastRowFirstColumn="0" w:lastRowLastColumn="0"/>
            </w:pPr>
          </w:p>
          <w:p w14:paraId="20E13D6F" w14:textId="77777777" w:rsidR="00BC6823" w:rsidRDefault="00BC6823" w:rsidP="00577952">
            <w:pPr>
              <w:jc w:val="left"/>
              <w:cnfStyle w:val="000000100000" w:firstRow="0" w:lastRow="0" w:firstColumn="0" w:lastColumn="0" w:oddVBand="0" w:evenVBand="0" w:oddHBand="1" w:evenHBand="0" w:firstRowFirstColumn="0" w:firstRowLastColumn="0" w:lastRowFirstColumn="0" w:lastRowLastColumn="0"/>
            </w:pPr>
          </w:p>
          <w:p w14:paraId="6E3945CC" w14:textId="77777777" w:rsidR="00BC6823" w:rsidRDefault="00BC6823" w:rsidP="00577952">
            <w:pPr>
              <w:jc w:val="left"/>
              <w:cnfStyle w:val="000000100000" w:firstRow="0" w:lastRow="0" w:firstColumn="0" w:lastColumn="0" w:oddVBand="0" w:evenVBand="0" w:oddHBand="1" w:evenHBand="0" w:firstRowFirstColumn="0" w:firstRowLastColumn="0" w:lastRowFirstColumn="0" w:lastRowLastColumn="0"/>
            </w:pPr>
          </w:p>
          <w:p w14:paraId="638661D6" w14:textId="7BFE84CA" w:rsidR="00BC6823" w:rsidRPr="004B5A5F" w:rsidRDefault="00BC6823" w:rsidP="00577952">
            <w:pPr>
              <w:jc w:val="left"/>
              <w:cnfStyle w:val="000000100000" w:firstRow="0" w:lastRow="0" w:firstColumn="0" w:lastColumn="0" w:oddVBand="0" w:evenVBand="0" w:oddHBand="1" w:evenHBand="0" w:firstRowFirstColumn="0" w:firstRowLastColumn="0" w:lastRowFirstColumn="0" w:lastRowLastColumn="0"/>
            </w:pPr>
          </w:p>
        </w:tc>
      </w:tr>
    </w:tbl>
    <w:p w14:paraId="2BC0C4B2" w14:textId="22A32775" w:rsidR="00202BEA" w:rsidRPr="00202BEA" w:rsidRDefault="00202BEA" w:rsidP="00202BEA">
      <w:pPr>
        <w:pStyle w:val="Heading2"/>
      </w:pPr>
      <w:r w:rsidRPr="00202BEA">
        <w:lastRenderedPageBreak/>
        <w:t>Data Protection</w:t>
      </w:r>
    </w:p>
    <w:p w14:paraId="1D469BA3" w14:textId="1BB7AB84" w:rsidR="00202BEA" w:rsidRPr="004B5A5F" w:rsidRDefault="00202BEA" w:rsidP="00202BEA">
      <w:r w:rsidRPr="004B5A5F">
        <w:t>Please paste your</w:t>
      </w:r>
      <w:r>
        <w:t xml:space="preserve"> privacy policy or data protection statement below. This must be identical to the version users will access in the production app.</w:t>
      </w:r>
      <w:r w:rsidRPr="004B5A5F">
        <w:t xml:space="preserve"> MDS can provide an example and/or discuss with you the content. However, MDS are not a legal team and if in doubt, MDS recommends contacting the University legal department.</w:t>
      </w:r>
    </w:p>
    <w:p w14:paraId="38CD6DD1" w14:textId="77777777" w:rsidR="00202BEA" w:rsidRPr="004B5A5F" w:rsidRDefault="00202BEA" w:rsidP="00202BEA"/>
    <w:tbl>
      <w:tblPr>
        <w:tblStyle w:val="PlainTable1"/>
        <w:tblW w:w="5000" w:type="pct"/>
        <w:tblLook w:val="0400" w:firstRow="0" w:lastRow="0" w:firstColumn="0" w:lastColumn="0" w:noHBand="0" w:noVBand="1"/>
      </w:tblPr>
      <w:tblGrid>
        <w:gridCol w:w="9016"/>
      </w:tblGrid>
      <w:tr w:rsidR="00202BEA" w:rsidRPr="004B5A5F" w14:paraId="52E0134B" w14:textId="77777777" w:rsidTr="00577952">
        <w:trPr>
          <w:cnfStyle w:val="000000100000" w:firstRow="0" w:lastRow="0" w:firstColumn="0" w:lastColumn="0" w:oddVBand="0" w:evenVBand="0" w:oddHBand="1" w:evenHBand="0" w:firstRowFirstColumn="0" w:firstRowLastColumn="0" w:lastRowFirstColumn="0" w:lastRowLastColumn="0"/>
        </w:trPr>
        <w:tc>
          <w:tcPr>
            <w:tcW w:w="5000" w:type="pct"/>
          </w:tcPr>
          <w:p w14:paraId="3BFACE35" w14:textId="77777777" w:rsidR="00202BEA" w:rsidRPr="004B5A5F" w:rsidRDefault="00202BEA" w:rsidP="00866882">
            <w:pPr>
              <w:jc w:val="left"/>
            </w:pPr>
          </w:p>
          <w:p w14:paraId="1FC59495" w14:textId="77777777" w:rsidR="00202BEA" w:rsidRPr="004B5A5F" w:rsidRDefault="00202BEA" w:rsidP="00866882">
            <w:pPr>
              <w:jc w:val="left"/>
            </w:pPr>
          </w:p>
          <w:p w14:paraId="79E1DCFC" w14:textId="77777777" w:rsidR="00202BEA" w:rsidRPr="004B5A5F" w:rsidRDefault="00202BEA" w:rsidP="00866882">
            <w:pPr>
              <w:jc w:val="left"/>
            </w:pPr>
          </w:p>
          <w:p w14:paraId="68E7ACFA" w14:textId="77777777" w:rsidR="00202BEA" w:rsidRPr="004B5A5F" w:rsidRDefault="00202BEA" w:rsidP="00866882">
            <w:pPr>
              <w:jc w:val="left"/>
            </w:pPr>
          </w:p>
          <w:p w14:paraId="1AE3CF5C" w14:textId="77777777" w:rsidR="00202BEA" w:rsidRPr="004B5A5F" w:rsidRDefault="00202BEA" w:rsidP="00866882">
            <w:pPr>
              <w:jc w:val="left"/>
            </w:pPr>
          </w:p>
          <w:p w14:paraId="3096BC69" w14:textId="77777777" w:rsidR="00202BEA" w:rsidRPr="004B5A5F" w:rsidRDefault="00202BEA" w:rsidP="00866882">
            <w:pPr>
              <w:jc w:val="left"/>
            </w:pPr>
          </w:p>
          <w:p w14:paraId="21C6E6A2" w14:textId="77777777" w:rsidR="00202BEA" w:rsidRPr="004B5A5F" w:rsidRDefault="00202BEA" w:rsidP="00866882">
            <w:pPr>
              <w:jc w:val="left"/>
            </w:pPr>
          </w:p>
          <w:p w14:paraId="668A8A33" w14:textId="77777777" w:rsidR="00202BEA" w:rsidRPr="004B5A5F" w:rsidRDefault="00202BEA" w:rsidP="00866882">
            <w:pPr>
              <w:jc w:val="left"/>
            </w:pPr>
          </w:p>
          <w:p w14:paraId="6BE4ACF4" w14:textId="77777777" w:rsidR="00202BEA" w:rsidRPr="004B5A5F" w:rsidRDefault="00202BEA" w:rsidP="00866882">
            <w:pPr>
              <w:jc w:val="left"/>
            </w:pPr>
          </w:p>
          <w:p w14:paraId="3ECBF218" w14:textId="77777777" w:rsidR="00202BEA" w:rsidRPr="004B5A5F" w:rsidRDefault="00202BEA" w:rsidP="00866882">
            <w:pPr>
              <w:jc w:val="left"/>
            </w:pPr>
          </w:p>
          <w:p w14:paraId="31135A76" w14:textId="77777777" w:rsidR="00202BEA" w:rsidRPr="004B5A5F" w:rsidRDefault="00202BEA" w:rsidP="00866882">
            <w:pPr>
              <w:jc w:val="left"/>
            </w:pPr>
          </w:p>
          <w:p w14:paraId="4E822F3E" w14:textId="77777777" w:rsidR="00202BEA" w:rsidRPr="004B5A5F" w:rsidRDefault="00202BEA" w:rsidP="00866882">
            <w:pPr>
              <w:jc w:val="left"/>
            </w:pPr>
          </w:p>
          <w:p w14:paraId="735B3736" w14:textId="77777777" w:rsidR="00202BEA" w:rsidRPr="004B5A5F" w:rsidRDefault="00202BEA" w:rsidP="00866882">
            <w:pPr>
              <w:jc w:val="left"/>
            </w:pPr>
          </w:p>
          <w:p w14:paraId="0D61FCB8" w14:textId="77777777" w:rsidR="00202BEA" w:rsidRPr="004B5A5F" w:rsidRDefault="00202BEA" w:rsidP="00866882">
            <w:pPr>
              <w:jc w:val="left"/>
            </w:pPr>
          </w:p>
          <w:p w14:paraId="0328DA1E" w14:textId="77777777" w:rsidR="00202BEA" w:rsidRPr="004B5A5F" w:rsidRDefault="00202BEA" w:rsidP="00866882">
            <w:pPr>
              <w:jc w:val="left"/>
            </w:pPr>
          </w:p>
          <w:p w14:paraId="51445803" w14:textId="77777777" w:rsidR="00202BEA" w:rsidRPr="004B5A5F" w:rsidRDefault="00202BEA" w:rsidP="00866882">
            <w:pPr>
              <w:jc w:val="left"/>
            </w:pPr>
          </w:p>
          <w:p w14:paraId="45F13DE3" w14:textId="77777777" w:rsidR="00202BEA" w:rsidRPr="004B5A5F" w:rsidRDefault="00202BEA" w:rsidP="00866882">
            <w:pPr>
              <w:jc w:val="left"/>
            </w:pPr>
          </w:p>
        </w:tc>
      </w:tr>
    </w:tbl>
    <w:p w14:paraId="3CE8413C" w14:textId="48F0E641" w:rsidR="00202BEA" w:rsidRDefault="00202BEA" w:rsidP="00202BEA"/>
    <w:tbl>
      <w:tblPr>
        <w:tblStyle w:val="PlainTable1"/>
        <w:tblW w:w="0" w:type="auto"/>
        <w:tblLayout w:type="fixed"/>
        <w:tblLook w:val="0480" w:firstRow="0" w:lastRow="0" w:firstColumn="1" w:lastColumn="0" w:noHBand="0" w:noVBand="1"/>
      </w:tblPr>
      <w:tblGrid>
        <w:gridCol w:w="3539"/>
        <w:gridCol w:w="5477"/>
      </w:tblGrid>
      <w:tr w:rsidR="00202BEA" w:rsidRPr="004B5A5F" w14:paraId="613C7415" w14:textId="77777777" w:rsidTr="3F28BE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0830A7FA" w14:textId="7AC1B043" w:rsidR="00202BEA" w:rsidRDefault="00202BEA" w:rsidP="00577952">
            <w:pPr>
              <w:jc w:val="left"/>
            </w:pPr>
            <w:r>
              <w:t>Describe how your privacy policy is accessed from within the app</w:t>
            </w:r>
          </w:p>
        </w:tc>
        <w:tc>
          <w:tcPr>
            <w:tcW w:w="5477" w:type="dxa"/>
          </w:tcPr>
          <w:p w14:paraId="4DA8D692" w14:textId="3863E7F3" w:rsidR="00202BEA" w:rsidRPr="004B5A5F" w:rsidRDefault="22FEC638" w:rsidP="00577952">
            <w:pPr>
              <w:jc w:val="left"/>
              <w:cnfStyle w:val="000000100000" w:firstRow="0" w:lastRow="0" w:firstColumn="0" w:lastColumn="0" w:oddVBand="0" w:evenVBand="0" w:oddHBand="1" w:evenHBand="0" w:firstRowFirstColumn="0" w:firstRowLastColumn="0" w:lastRowFirstColumn="0" w:lastRowLastColumn="0"/>
            </w:pPr>
            <w:r>
              <w:t>Via Drawer menu</w:t>
            </w:r>
          </w:p>
        </w:tc>
      </w:tr>
    </w:tbl>
    <w:p w14:paraId="4139034D" w14:textId="0DA2B116" w:rsidR="00202BEA" w:rsidRPr="00202BEA" w:rsidRDefault="00202BEA" w:rsidP="00202BEA">
      <w:pPr>
        <w:pStyle w:val="Heading2"/>
      </w:pPr>
      <w:r>
        <w:t>Accessibility Statement</w:t>
      </w:r>
    </w:p>
    <w:p w14:paraId="43406A07" w14:textId="22A26DAB" w:rsidR="00202BEA" w:rsidRPr="004B5A5F" w:rsidRDefault="00202BEA" w:rsidP="00202BEA">
      <w:r w:rsidRPr="004B5A5F">
        <w:t>Please paste your</w:t>
      </w:r>
      <w:r>
        <w:t xml:space="preserve"> accessibility statement below. This must be identical to the version users will access in the production app.</w:t>
      </w:r>
      <w:r w:rsidRPr="004B5A5F">
        <w:t xml:space="preserve"> MDS can provide an example and/or discuss with you the content. However, MDS are not a legal team and if in doubt, MDS recommends contacting the University legal department.</w:t>
      </w:r>
    </w:p>
    <w:p w14:paraId="19306C35" w14:textId="77777777" w:rsidR="00202BEA" w:rsidRPr="004B5A5F" w:rsidRDefault="00202BEA" w:rsidP="00202BEA"/>
    <w:tbl>
      <w:tblPr>
        <w:tblStyle w:val="PlainTable1"/>
        <w:tblW w:w="5000" w:type="pct"/>
        <w:tblLook w:val="0400" w:firstRow="0" w:lastRow="0" w:firstColumn="0" w:lastColumn="0" w:noHBand="0" w:noVBand="1"/>
      </w:tblPr>
      <w:tblGrid>
        <w:gridCol w:w="9016"/>
      </w:tblGrid>
      <w:tr w:rsidR="00202BEA" w:rsidRPr="004B5A5F" w14:paraId="69554185" w14:textId="77777777" w:rsidTr="00577952">
        <w:trPr>
          <w:cnfStyle w:val="000000100000" w:firstRow="0" w:lastRow="0" w:firstColumn="0" w:lastColumn="0" w:oddVBand="0" w:evenVBand="0" w:oddHBand="1" w:evenHBand="0" w:firstRowFirstColumn="0" w:firstRowLastColumn="0" w:lastRowFirstColumn="0" w:lastRowLastColumn="0"/>
        </w:trPr>
        <w:tc>
          <w:tcPr>
            <w:tcW w:w="5000" w:type="pct"/>
          </w:tcPr>
          <w:p w14:paraId="71B3E2AD" w14:textId="77777777" w:rsidR="00202BEA" w:rsidRPr="004B5A5F" w:rsidRDefault="00202BEA" w:rsidP="00866882">
            <w:pPr>
              <w:jc w:val="left"/>
            </w:pPr>
          </w:p>
          <w:p w14:paraId="1D0BF43F" w14:textId="77777777" w:rsidR="00202BEA" w:rsidRPr="004B5A5F" w:rsidRDefault="00202BEA" w:rsidP="00866882">
            <w:pPr>
              <w:jc w:val="left"/>
            </w:pPr>
          </w:p>
          <w:p w14:paraId="6EA5CFDA" w14:textId="77777777" w:rsidR="00202BEA" w:rsidRPr="004B5A5F" w:rsidRDefault="00202BEA" w:rsidP="00866882">
            <w:pPr>
              <w:jc w:val="left"/>
            </w:pPr>
          </w:p>
          <w:p w14:paraId="6A23DC86" w14:textId="77777777" w:rsidR="00202BEA" w:rsidRPr="004B5A5F" w:rsidRDefault="00202BEA" w:rsidP="00866882">
            <w:pPr>
              <w:jc w:val="left"/>
            </w:pPr>
          </w:p>
          <w:p w14:paraId="7CCFE41B" w14:textId="77777777" w:rsidR="00202BEA" w:rsidRPr="004B5A5F" w:rsidRDefault="00202BEA" w:rsidP="00866882">
            <w:pPr>
              <w:jc w:val="left"/>
            </w:pPr>
          </w:p>
          <w:p w14:paraId="4E6EE16F" w14:textId="77777777" w:rsidR="00202BEA" w:rsidRPr="004B5A5F" w:rsidRDefault="00202BEA" w:rsidP="00866882">
            <w:pPr>
              <w:jc w:val="left"/>
            </w:pPr>
          </w:p>
          <w:p w14:paraId="0ECB4275" w14:textId="77777777" w:rsidR="00202BEA" w:rsidRPr="004B5A5F" w:rsidRDefault="00202BEA" w:rsidP="00866882">
            <w:pPr>
              <w:jc w:val="left"/>
            </w:pPr>
          </w:p>
          <w:p w14:paraId="26C141E5" w14:textId="77777777" w:rsidR="00202BEA" w:rsidRPr="004B5A5F" w:rsidRDefault="00202BEA" w:rsidP="00866882">
            <w:pPr>
              <w:jc w:val="left"/>
            </w:pPr>
          </w:p>
          <w:p w14:paraId="5F09BB4B" w14:textId="77777777" w:rsidR="00202BEA" w:rsidRPr="004B5A5F" w:rsidRDefault="00202BEA" w:rsidP="00866882">
            <w:pPr>
              <w:jc w:val="left"/>
            </w:pPr>
          </w:p>
          <w:p w14:paraId="13630291" w14:textId="77777777" w:rsidR="00202BEA" w:rsidRPr="004B5A5F" w:rsidRDefault="00202BEA" w:rsidP="00866882">
            <w:pPr>
              <w:jc w:val="left"/>
            </w:pPr>
          </w:p>
          <w:p w14:paraId="586631BE" w14:textId="77777777" w:rsidR="00202BEA" w:rsidRPr="004B5A5F" w:rsidRDefault="00202BEA" w:rsidP="00866882">
            <w:pPr>
              <w:jc w:val="left"/>
            </w:pPr>
          </w:p>
          <w:p w14:paraId="638F2149" w14:textId="77777777" w:rsidR="00202BEA" w:rsidRPr="004B5A5F" w:rsidRDefault="00202BEA" w:rsidP="00866882">
            <w:pPr>
              <w:jc w:val="left"/>
            </w:pPr>
          </w:p>
          <w:p w14:paraId="04FCD081" w14:textId="77777777" w:rsidR="00202BEA" w:rsidRPr="004B5A5F" w:rsidRDefault="00202BEA" w:rsidP="00866882">
            <w:pPr>
              <w:jc w:val="left"/>
            </w:pPr>
          </w:p>
          <w:p w14:paraId="71D79650" w14:textId="77777777" w:rsidR="00202BEA" w:rsidRPr="004B5A5F" w:rsidRDefault="00202BEA" w:rsidP="00866882">
            <w:pPr>
              <w:jc w:val="left"/>
            </w:pPr>
          </w:p>
          <w:p w14:paraId="76AE76C4" w14:textId="77777777" w:rsidR="00202BEA" w:rsidRPr="004B5A5F" w:rsidRDefault="00202BEA" w:rsidP="00866882">
            <w:pPr>
              <w:jc w:val="left"/>
            </w:pPr>
          </w:p>
          <w:p w14:paraId="1E0F3936" w14:textId="77777777" w:rsidR="00202BEA" w:rsidRPr="004B5A5F" w:rsidRDefault="00202BEA" w:rsidP="00866882">
            <w:pPr>
              <w:jc w:val="left"/>
            </w:pPr>
          </w:p>
          <w:p w14:paraId="491297C5" w14:textId="77777777" w:rsidR="00202BEA" w:rsidRPr="004B5A5F" w:rsidRDefault="00202BEA" w:rsidP="00866882">
            <w:pPr>
              <w:jc w:val="left"/>
            </w:pPr>
          </w:p>
        </w:tc>
      </w:tr>
    </w:tbl>
    <w:p w14:paraId="06BF8D2C" w14:textId="77777777" w:rsidR="00202BEA" w:rsidRDefault="00202BEA" w:rsidP="00202BEA"/>
    <w:tbl>
      <w:tblPr>
        <w:tblStyle w:val="PlainTable1"/>
        <w:tblW w:w="0" w:type="auto"/>
        <w:tblLayout w:type="fixed"/>
        <w:tblLook w:val="0480" w:firstRow="0" w:lastRow="0" w:firstColumn="1" w:lastColumn="0" w:noHBand="0" w:noVBand="1"/>
      </w:tblPr>
      <w:tblGrid>
        <w:gridCol w:w="3539"/>
        <w:gridCol w:w="5477"/>
      </w:tblGrid>
      <w:tr w:rsidR="00202BEA" w:rsidRPr="004B5A5F" w14:paraId="2018C1BC" w14:textId="77777777" w:rsidTr="0057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7D977C24" w14:textId="74C83808" w:rsidR="00202BEA" w:rsidRDefault="00202BEA" w:rsidP="00577952">
            <w:pPr>
              <w:jc w:val="left"/>
            </w:pPr>
            <w:r>
              <w:t>Describe how your accessibility statement is accessed from within the app</w:t>
            </w:r>
          </w:p>
        </w:tc>
        <w:tc>
          <w:tcPr>
            <w:tcW w:w="5477" w:type="dxa"/>
          </w:tcPr>
          <w:p w14:paraId="378262E5" w14:textId="77777777" w:rsidR="00202BEA" w:rsidRPr="004B5A5F" w:rsidRDefault="00202BEA" w:rsidP="00577952">
            <w:pPr>
              <w:jc w:val="left"/>
              <w:cnfStyle w:val="000000100000" w:firstRow="0" w:lastRow="0" w:firstColumn="0" w:lastColumn="0" w:oddVBand="0" w:evenVBand="0" w:oddHBand="1" w:evenHBand="0" w:firstRowFirstColumn="0" w:firstRowLastColumn="0" w:lastRowFirstColumn="0" w:lastRowLastColumn="0"/>
            </w:pPr>
          </w:p>
        </w:tc>
      </w:tr>
    </w:tbl>
    <w:p w14:paraId="76A6124D" w14:textId="5B9F9343" w:rsidR="00B100BF" w:rsidRPr="00202BEA" w:rsidRDefault="00B100BF" w:rsidP="00B100BF">
      <w:pPr>
        <w:pStyle w:val="Heading2"/>
      </w:pPr>
      <w:r>
        <w:t>End User License Agreement</w:t>
      </w:r>
    </w:p>
    <w:p w14:paraId="5C18FE38" w14:textId="2A578D56" w:rsidR="00B100BF" w:rsidRPr="004B5A5F" w:rsidRDefault="00B100BF" w:rsidP="00B100BF">
      <w:r w:rsidRPr="004B5A5F">
        <w:t>Please paste your</w:t>
      </w:r>
      <w:r>
        <w:t xml:space="preserve"> EULA below. This must be identical to the version users will access in the production app.</w:t>
      </w:r>
      <w:r w:rsidRPr="004B5A5F">
        <w:t xml:space="preserve"> MDS </w:t>
      </w:r>
      <w:r>
        <w:t>have a standard template, but this must be adapted for your specific application.</w:t>
      </w:r>
      <w:r w:rsidRPr="004B5A5F">
        <w:t xml:space="preserve"> MDS are not a legal team and if in doubt</w:t>
      </w:r>
      <w:r>
        <w:t xml:space="preserve"> about its contents</w:t>
      </w:r>
      <w:r w:rsidRPr="004B5A5F">
        <w:t>, MDS recommends contacting the University legal department.</w:t>
      </w:r>
    </w:p>
    <w:p w14:paraId="45DD9A10" w14:textId="77777777" w:rsidR="00B100BF" w:rsidRPr="004B5A5F" w:rsidRDefault="00B100BF" w:rsidP="00B100BF"/>
    <w:tbl>
      <w:tblPr>
        <w:tblStyle w:val="PlainTable1"/>
        <w:tblW w:w="5000" w:type="pct"/>
        <w:tblLook w:val="0400" w:firstRow="0" w:lastRow="0" w:firstColumn="0" w:lastColumn="0" w:noHBand="0" w:noVBand="1"/>
      </w:tblPr>
      <w:tblGrid>
        <w:gridCol w:w="9016"/>
      </w:tblGrid>
      <w:tr w:rsidR="00B100BF" w:rsidRPr="004B5A5F" w14:paraId="7A655730" w14:textId="77777777" w:rsidTr="00ED0785">
        <w:trPr>
          <w:cnfStyle w:val="000000100000" w:firstRow="0" w:lastRow="0" w:firstColumn="0" w:lastColumn="0" w:oddVBand="0" w:evenVBand="0" w:oddHBand="1" w:evenHBand="0" w:firstRowFirstColumn="0" w:firstRowLastColumn="0" w:lastRowFirstColumn="0" w:lastRowLastColumn="0"/>
        </w:trPr>
        <w:tc>
          <w:tcPr>
            <w:tcW w:w="5000" w:type="pct"/>
          </w:tcPr>
          <w:p w14:paraId="616C2AFB" w14:textId="77777777" w:rsidR="00B100BF" w:rsidRPr="004B5A5F" w:rsidRDefault="00B100BF" w:rsidP="00ED0785">
            <w:pPr>
              <w:jc w:val="left"/>
            </w:pPr>
          </w:p>
          <w:p w14:paraId="0DB9D0DA" w14:textId="77777777" w:rsidR="00B100BF" w:rsidRPr="004B5A5F" w:rsidRDefault="00B100BF" w:rsidP="00ED0785">
            <w:pPr>
              <w:jc w:val="left"/>
            </w:pPr>
          </w:p>
          <w:p w14:paraId="2C8E03BA" w14:textId="77777777" w:rsidR="00B100BF" w:rsidRPr="004B5A5F" w:rsidRDefault="00B100BF" w:rsidP="00ED0785">
            <w:pPr>
              <w:jc w:val="left"/>
            </w:pPr>
          </w:p>
          <w:p w14:paraId="5F31C9D0" w14:textId="77777777" w:rsidR="00B100BF" w:rsidRPr="004B5A5F" w:rsidRDefault="00B100BF" w:rsidP="00ED0785">
            <w:pPr>
              <w:jc w:val="left"/>
            </w:pPr>
          </w:p>
          <w:p w14:paraId="14182933" w14:textId="77777777" w:rsidR="00B100BF" w:rsidRPr="004B5A5F" w:rsidRDefault="00B100BF" w:rsidP="00ED0785">
            <w:pPr>
              <w:jc w:val="left"/>
            </w:pPr>
          </w:p>
          <w:p w14:paraId="7DF14DEF" w14:textId="77777777" w:rsidR="00B100BF" w:rsidRPr="004B5A5F" w:rsidRDefault="00B100BF" w:rsidP="00ED0785">
            <w:pPr>
              <w:jc w:val="left"/>
            </w:pPr>
          </w:p>
          <w:p w14:paraId="2D47C3CF" w14:textId="77777777" w:rsidR="00B100BF" w:rsidRPr="004B5A5F" w:rsidRDefault="00B100BF" w:rsidP="00ED0785">
            <w:pPr>
              <w:jc w:val="left"/>
            </w:pPr>
          </w:p>
          <w:p w14:paraId="352FAAF3" w14:textId="77777777" w:rsidR="00B100BF" w:rsidRPr="004B5A5F" w:rsidRDefault="00B100BF" w:rsidP="00ED0785">
            <w:pPr>
              <w:jc w:val="left"/>
            </w:pPr>
          </w:p>
          <w:p w14:paraId="00BE0273" w14:textId="77777777" w:rsidR="00B100BF" w:rsidRPr="004B5A5F" w:rsidRDefault="00B100BF" w:rsidP="00ED0785">
            <w:pPr>
              <w:jc w:val="left"/>
            </w:pPr>
          </w:p>
          <w:p w14:paraId="1470A4E9" w14:textId="77777777" w:rsidR="00B100BF" w:rsidRPr="004B5A5F" w:rsidRDefault="00B100BF" w:rsidP="00ED0785">
            <w:pPr>
              <w:jc w:val="left"/>
            </w:pPr>
          </w:p>
          <w:p w14:paraId="40733BCA" w14:textId="77777777" w:rsidR="00B100BF" w:rsidRPr="004B5A5F" w:rsidRDefault="00B100BF" w:rsidP="00ED0785">
            <w:pPr>
              <w:jc w:val="left"/>
            </w:pPr>
          </w:p>
          <w:p w14:paraId="1FC97BC1" w14:textId="77777777" w:rsidR="00B100BF" w:rsidRPr="004B5A5F" w:rsidRDefault="00B100BF" w:rsidP="00ED0785">
            <w:pPr>
              <w:jc w:val="left"/>
            </w:pPr>
          </w:p>
          <w:p w14:paraId="0F9D624C" w14:textId="77777777" w:rsidR="00B100BF" w:rsidRPr="004B5A5F" w:rsidRDefault="00B100BF" w:rsidP="00ED0785">
            <w:pPr>
              <w:jc w:val="left"/>
            </w:pPr>
          </w:p>
          <w:p w14:paraId="23D0C684" w14:textId="77777777" w:rsidR="00B100BF" w:rsidRPr="004B5A5F" w:rsidRDefault="00B100BF" w:rsidP="00ED0785">
            <w:pPr>
              <w:jc w:val="left"/>
            </w:pPr>
          </w:p>
          <w:p w14:paraId="1B5C85AE" w14:textId="77777777" w:rsidR="00B100BF" w:rsidRPr="004B5A5F" w:rsidRDefault="00B100BF" w:rsidP="00ED0785">
            <w:pPr>
              <w:jc w:val="left"/>
            </w:pPr>
          </w:p>
          <w:p w14:paraId="478121E0" w14:textId="77777777" w:rsidR="00B100BF" w:rsidRPr="004B5A5F" w:rsidRDefault="00B100BF" w:rsidP="00ED0785">
            <w:pPr>
              <w:jc w:val="left"/>
            </w:pPr>
          </w:p>
          <w:p w14:paraId="3FFD7B05" w14:textId="77777777" w:rsidR="00B100BF" w:rsidRPr="004B5A5F" w:rsidRDefault="00B100BF" w:rsidP="00ED0785">
            <w:pPr>
              <w:jc w:val="left"/>
            </w:pPr>
          </w:p>
        </w:tc>
      </w:tr>
    </w:tbl>
    <w:p w14:paraId="1CCECD9E" w14:textId="77777777" w:rsidR="00B100BF" w:rsidRDefault="00B100BF" w:rsidP="00B100BF"/>
    <w:tbl>
      <w:tblPr>
        <w:tblStyle w:val="PlainTable1"/>
        <w:tblW w:w="0" w:type="auto"/>
        <w:tblLayout w:type="fixed"/>
        <w:tblLook w:val="0480" w:firstRow="0" w:lastRow="0" w:firstColumn="1" w:lastColumn="0" w:noHBand="0" w:noVBand="1"/>
      </w:tblPr>
      <w:tblGrid>
        <w:gridCol w:w="3539"/>
        <w:gridCol w:w="5477"/>
      </w:tblGrid>
      <w:tr w:rsidR="00B100BF" w:rsidRPr="004B5A5F" w14:paraId="7C236D70" w14:textId="77777777" w:rsidTr="00ED07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44B2DF92" w14:textId="46C0C652" w:rsidR="00B100BF" w:rsidRDefault="00B100BF" w:rsidP="00ED0785">
            <w:pPr>
              <w:jc w:val="left"/>
            </w:pPr>
            <w:r>
              <w:t xml:space="preserve">Describe how your </w:t>
            </w:r>
            <w:r w:rsidR="008E6CA5">
              <w:t xml:space="preserve">license agreement </w:t>
            </w:r>
            <w:r>
              <w:t>is accessed from within the app</w:t>
            </w:r>
          </w:p>
        </w:tc>
        <w:tc>
          <w:tcPr>
            <w:tcW w:w="5477" w:type="dxa"/>
          </w:tcPr>
          <w:p w14:paraId="1D37AE38" w14:textId="77777777" w:rsidR="00B100BF" w:rsidRPr="004B5A5F" w:rsidRDefault="00B100BF" w:rsidP="00ED0785">
            <w:pPr>
              <w:jc w:val="left"/>
              <w:cnfStyle w:val="000000100000" w:firstRow="0" w:lastRow="0" w:firstColumn="0" w:lastColumn="0" w:oddVBand="0" w:evenVBand="0" w:oddHBand="1" w:evenHBand="0" w:firstRowFirstColumn="0" w:firstRowLastColumn="0" w:lastRowFirstColumn="0" w:lastRowLastColumn="0"/>
            </w:pPr>
          </w:p>
        </w:tc>
      </w:tr>
    </w:tbl>
    <w:p w14:paraId="1534D814" w14:textId="152698BC" w:rsidR="00577952" w:rsidRPr="00193F0B" w:rsidRDefault="00577952" w:rsidP="00577952">
      <w:pPr>
        <w:pStyle w:val="Heading2"/>
      </w:pPr>
      <w:r>
        <w:t>Analytics</w:t>
      </w:r>
    </w:p>
    <w:p w14:paraId="2752219A" w14:textId="77777777" w:rsidR="00577952" w:rsidRDefault="00577952" w:rsidP="00577952"/>
    <w:tbl>
      <w:tblPr>
        <w:tblStyle w:val="PlainTable1"/>
        <w:tblW w:w="0" w:type="auto"/>
        <w:tblLayout w:type="fixed"/>
        <w:tblLook w:val="0480" w:firstRow="0" w:lastRow="0" w:firstColumn="1" w:lastColumn="0" w:noHBand="0" w:noVBand="1"/>
      </w:tblPr>
      <w:tblGrid>
        <w:gridCol w:w="3539"/>
        <w:gridCol w:w="5477"/>
      </w:tblGrid>
      <w:tr w:rsidR="00577952" w:rsidRPr="004B5A5F" w14:paraId="218FCAC2" w14:textId="77777777" w:rsidTr="0057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0C85DD4" w14:textId="6017F800" w:rsidR="00577952" w:rsidRDefault="00577952" w:rsidP="00577952">
            <w:pPr>
              <w:jc w:val="left"/>
            </w:pPr>
            <w:r>
              <w:lastRenderedPageBreak/>
              <w:t>Describe any analytics services or integrations used</w:t>
            </w:r>
          </w:p>
        </w:tc>
        <w:tc>
          <w:tcPr>
            <w:tcW w:w="5477" w:type="dxa"/>
          </w:tcPr>
          <w:p w14:paraId="41C444CA" w14:textId="53C2B958" w:rsidR="00577952" w:rsidRPr="004B5A5F" w:rsidRDefault="002E09DC" w:rsidP="00577952">
            <w:pPr>
              <w:jc w:val="left"/>
              <w:cnfStyle w:val="000000100000" w:firstRow="0" w:lastRow="0" w:firstColumn="0" w:lastColumn="0" w:oddVBand="0" w:evenVBand="0" w:oddHBand="1" w:evenHBand="0" w:firstRowFirstColumn="0" w:firstRowLastColumn="0" w:lastRowFirstColumn="0" w:lastRowLastColumn="0"/>
            </w:pPr>
            <w:r>
              <w:t>No analytics included</w:t>
            </w:r>
          </w:p>
        </w:tc>
      </w:tr>
      <w:tr w:rsidR="00577952" w:rsidRPr="004B5A5F" w14:paraId="5C684892" w14:textId="77777777" w:rsidTr="00577952">
        <w:tc>
          <w:tcPr>
            <w:cnfStyle w:val="001000000000" w:firstRow="0" w:lastRow="0" w:firstColumn="1" w:lastColumn="0" w:oddVBand="0" w:evenVBand="0" w:oddHBand="0" w:evenHBand="0" w:firstRowFirstColumn="0" w:firstRowLastColumn="0" w:lastRowFirstColumn="0" w:lastRowLastColumn="0"/>
            <w:tcW w:w="3539" w:type="dxa"/>
          </w:tcPr>
          <w:p w14:paraId="14DFDC7A" w14:textId="018720E7" w:rsidR="00577952" w:rsidRPr="004B5A5F" w:rsidRDefault="00577952" w:rsidP="00577952">
            <w:pPr>
              <w:jc w:val="left"/>
            </w:pPr>
            <w:r>
              <w:t>Describe the events your analytics captures</w:t>
            </w:r>
          </w:p>
        </w:tc>
        <w:tc>
          <w:tcPr>
            <w:tcW w:w="5477" w:type="dxa"/>
          </w:tcPr>
          <w:p w14:paraId="6B19EB64" w14:textId="6D0295EF" w:rsidR="00577952" w:rsidRPr="004B5A5F" w:rsidRDefault="002E09DC" w:rsidP="00577952">
            <w:pPr>
              <w:jc w:val="left"/>
              <w:cnfStyle w:val="000000000000" w:firstRow="0" w:lastRow="0" w:firstColumn="0" w:lastColumn="0" w:oddVBand="0" w:evenVBand="0" w:oddHBand="0" w:evenHBand="0" w:firstRowFirstColumn="0" w:firstRowLastColumn="0" w:lastRowFirstColumn="0" w:lastRowLastColumn="0"/>
            </w:pPr>
            <w:r>
              <w:t>N.A.</w:t>
            </w:r>
          </w:p>
        </w:tc>
      </w:tr>
      <w:tr w:rsidR="00577952" w:rsidRPr="004B5A5F" w14:paraId="16F2D5BE" w14:textId="77777777" w:rsidTr="0057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27B502F3" w14:textId="52C6B7EF" w:rsidR="00577952" w:rsidRPr="004B5A5F" w:rsidRDefault="00577952" w:rsidP="00577952">
            <w:pPr>
              <w:jc w:val="left"/>
            </w:pPr>
            <w:r>
              <w:t>Describe how data is/is not linked to identifiable information</w:t>
            </w:r>
          </w:p>
        </w:tc>
        <w:tc>
          <w:tcPr>
            <w:tcW w:w="5477" w:type="dxa"/>
          </w:tcPr>
          <w:p w14:paraId="663EEC0F" w14:textId="316C07F6" w:rsidR="00577952" w:rsidRPr="004B5A5F" w:rsidRDefault="002E09DC" w:rsidP="00577952">
            <w:pPr>
              <w:jc w:val="left"/>
              <w:cnfStyle w:val="000000100000" w:firstRow="0" w:lastRow="0" w:firstColumn="0" w:lastColumn="0" w:oddVBand="0" w:evenVBand="0" w:oddHBand="1" w:evenHBand="0" w:firstRowFirstColumn="0" w:firstRowLastColumn="0" w:lastRowFirstColumn="0" w:lastRowLastColumn="0"/>
            </w:pPr>
            <w:r>
              <w:t>N.A.</w:t>
            </w:r>
          </w:p>
        </w:tc>
      </w:tr>
      <w:tr w:rsidR="00577952" w:rsidRPr="004B5A5F" w14:paraId="57551756" w14:textId="77777777" w:rsidTr="00577952">
        <w:tc>
          <w:tcPr>
            <w:cnfStyle w:val="001000000000" w:firstRow="0" w:lastRow="0" w:firstColumn="1" w:lastColumn="0" w:oddVBand="0" w:evenVBand="0" w:oddHBand="0" w:evenHBand="0" w:firstRowFirstColumn="0" w:firstRowLastColumn="0" w:lastRowFirstColumn="0" w:lastRowLastColumn="0"/>
            <w:tcW w:w="3539" w:type="dxa"/>
          </w:tcPr>
          <w:p w14:paraId="7CFE88C6" w14:textId="62F055F9" w:rsidR="00577952" w:rsidRPr="004B5A5F" w:rsidRDefault="00577952" w:rsidP="00577952">
            <w:pPr>
              <w:jc w:val="left"/>
            </w:pPr>
            <w:r>
              <w:t>Describe how this data is used or shared</w:t>
            </w:r>
          </w:p>
        </w:tc>
        <w:tc>
          <w:tcPr>
            <w:tcW w:w="5477" w:type="dxa"/>
          </w:tcPr>
          <w:p w14:paraId="4BD22152" w14:textId="187A3DB7" w:rsidR="00577952" w:rsidRPr="004B5A5F" w:rsidRDefault="002E09DC" w:rsidP="00577952">
            <w:pPr>
              <w:jc w:val="left"/>
              <w:cnfStyle w:val="000000000000" w:firstRow="0" w:lastRow="0" w:firstColumn="0" w:lastColumn="0" w:oddVBand="0" w:evenVBand="0" w:oddHBand="0" w:evenHBand="0" w:firstRowFirstColumn="0" w:firstRowLastColumn="0" w:lastRowFirstColumn="0" w:lastRowLastColumn="0"/>
            </w:pPr>
            <w:r>
              <w:t>N.A.</w:t>
            </w:r>
          </w:p>
        </w:tc>
      </w:tr>
    </w:tbl>
    <w:bookmarkEnd w:id="6"/>
    <w:bookmarkEnd w:id="7"/>
    <w:bookmarkEnd w:id="8"/>
    <w:bookmarkEnd w:id="9"/>
    <w:p w14:paraId="4E8F2CCB" w14:textId="6E838D8C" w:rsidR="005C01FD" w:rsidRPr="004B5A5F" w:rsidRDefault="00577952" w:rsidP="004B5A5F">
      <w:pPr>
        <w:pStyle w:val="Heading1"/>
      </w:pPr>
      <w:r>
        <w:t>University Supporting Processes</w:t>
      </w:r>
    </w:p>
    <w:p w14:paraId="65B65690" w14:textId="5123E90E" w:rsidR="005C01FD" w:rsidRPr="004B5A5F" w:rsidRDefault="005C01FD" w:rsidP="004B5A5F">
      <w:r w:rsidRPr="004B5A5F">
        <w:t xml:space="preserve">Please indicate the outcome of consultations with </w:t>
      </w:r>
      <w:r w:rsidR="00A55953">
        <w:t>University teams or departments du</w:t>
      </w:r>
      <w:r w:rsidRPr="004B5A5F">
        <w:t>ring the design and development of the application</w:t>
      </w:r>
      <w:r w:rsidR="008A2190" w:rsidRPr="004B5A5F">
        <w:t>.</w:t>
      </w:r>
      <w:r w:rsidRPr="004B5A5F">
        <w:t xml:space="preserve"> If no consultation has taken place </w:t>
      </w:r>
      <w:r w:rsidR="00A55953">
        <w:t>on a particular issue</w:t>
      </w:r>
      <w:r w:rsidRPr="004B5A5F">
        <w:t xml:space="preserve">, please provide an explanation as to why no consultation was </w:t>
      </w:r>
      <w:r w:rsidR="008A2190" w:rsidRPr="004B5A5F">
        <w:t xml:space="preserve">deemed </w:t>
      </w:r>
      <w:r w:rsidRPr="004B5A5F">
        <w:t>necessary:</w:t>
      </w:r>
    </w:p>
    <w:p w14:paraId="1F23C4F5" w14:textId="77777777" w:rsidR="005C01FD" w:rsidRPr="004B5A5F" w:rsidRDefault="005C01FD" w:rsidP="004B5A5F"/>
    <w:tbl>
      <w:tblPr>
        <w:tblStyle w:val="PlainTable1"/>
        <w:tblW w:w="9067" w:type="dxa"/>
        <w:tblLook w:val="04A0" w:firstRow="1" w:lastRow="0" w:firstColumn="1" w:lastColumn="0" w:noHBand="0" w:noVBand="1"/>
      </w:tblPr>
      <w:tblGrid>
        <w:gridCol w:w="3114"/>
        <w:gridCol w:w="5953"/>
      </w:tblGrid>
      <w:tr w:rsidR="00743106" w:rsidRPr="004B5A5F" w14:paraId="390E02AD" w14:textId="77777777" w:rsidTr="00743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A479B09" w14:textId="77777777" w:rsidR="00743106" w:rsidRPr="004B5A5F" w:rsidRDefault="00743106" w:rsidP="004B5A5F">
            <w:r w:rsidRPr="004B5A5F">
              <w:t>Party</w:t>
            </w:r>
          </w:p>
        </w:tc>
        <w:tc>
          <w:tcPr>
            <w:tcW w:w="5953" w:type="dxa"/>
          </w:tcPr>
          <w:p w14:paraId="68136C4D" w14:textId="77777777" w:rsidR="00743106" w:rsidRPr="004B5A5F" w:rsidRDefault="00743106" w:rsidP="004B5A5F">
            <w:pPr>
              <w:cnfStyle w:val="100000000000" w:firstRow="1" w:lastRow="0" w:firstColumn="0" w:lastColumn="0" w:oddVBand="0" w:evenVBand="0" w:oddHBand="0" w:evenHBand="0" w:firstRowFirstColumn="0" w:firstRowLastColumn="0" w:lastRowFirstColumn="0" w:lastRowLastColumn="0"/>
            </w:pPr>
            <w:r w:rsidRPr="004B5A5F">
              <w:t>Details of Consultation</w:t>
            </w:r>
          </w:p>
        </w:tc>
      </w:tr>
      <w:tr w:rsidR="00743106" w:rsidRPr="004B5A5F" w14:paraId="546EC612" w14:textId="77777777" w:rsidTr="00743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9D00338" w14:textId="77777777" w:rsidR="00B100BF" w:rsidRDefault="00743106" w:rsidP="00B100BF">
            <w:pPr>
              <w:jc w:val="left"/>
              <w:rPr>
                <w:b w:val="0"/>
                <w:bCs w:val="0"/>
              </w:rPr>
            </w:pPr>
            <w:r w:rsidRPr="004B5A5F">
              <w:t>Information Governance</w:t>
            </w:r>
            <w:r w:rsidR="00B100BF">
              <w:t xml:space="preserve"> &amp; ITS Security</w:t>
            </w:r>
          </w:p>
          <w:p w14:paraId="463A00DE" w14:textId="2457DD42" w:rsidR="00B100BF" w:rsidRPr="004B5A5F" w:rsidRDefault="00B100BF" w:rsidP="00B100BF">
            <w:pPr>
              <w:jc w:val="left"/>
            </w:pPr>
          </w:p>
        </w:tc>
        <w:tc>
          <w:tcPr>
            <w:tcW w:w="5953" w:type="dxa"/>
          </w:tcPr>
          <w:p w14:paraId="3A400E01" w14:textId="77777777" w:rsidR="00743106" w:rsidRPr="004B5A5F" w:rsidRDefault="00743106" w:rsidP="00866882">
            <w:pPr>
              <w:jc w:val="left"/>
              <w:cnfStyle w:val="000000100000" w:firstRow="0" w:lastRow="0" w:firstColumn="0" w:lastColumn="0" w:oddVBand="0" w:evenVBand="0" w:oddHBand="1" w:evenHBand="0" w:firstRowFirstColumn="0" w:firstRowLastColumn="0" w:lastRowFirstColumn="0" w:lastRowLastColumn="0"/>
            </w:pPr>
          </w:p>
        </w:tc>
      </w:tr>
      <w:tr w:rsidR="00743106" w:rsidRPr="004B5A5F" w14:paraId="21F77079" w14:textId="77777777" w:rsidTr="00743106">
        <w:tc>
          <w:tcPr>
            <w:cnfStyle w:val="001000000000" w:firstRow="0" w:lastRow="0" w:firstColumn="1" w:lastColumn="0" w:oddVBand="0" w:evenVBand="0" w:oddHBand="0" w:evenHBand="0" w:firstRowFirstColumn="0" w:firstRowLastColumn="0" w:lastRowFirstColumn="0" w:lastRowLastColumn="0"/>
            <w:tcW w:w="3114" w:type="dxa"/>
          </w:tcPr>
          <w:p w14:paraId="23557EDD" w14:textId="39A66261" w:rsidR="00743106" w:rsidRDefault="00B100BF" w:rsidP="00866882">
            <w:pPr>
              <w:jc w:val="left"/>
              <w:rPr>
                <w:b w:val="0"/>
                <w:bCs w:val="0"/>
              </w:rPr>
            </w:pPr>
            <w:r>
              <w:t>Ethical Approval</w:t>
            </w:r>
          </w:p>
          <w:p w14:paraId="38B18F6F" w14:textId="3F43B3CC" w:rsidR="00B100BF" w:rsidRPr="004B5A5F" w:rsidRDefault="00B100BF" w:rsidP="00866882">
            <w:pPr>
              <w:jc w:val="left"/>
            </w:pPr>
          </w:p>
        </w:tc>
        <w:tc>
          <w:tcPr>
            <w:tcW w:w="5953" w:type="dxa"/>
          </w:tcPr>
          <w:p w14:paraId="20652DC3" w14:textId="77777777" w:rsidR="00743106" w:rsidRDefault="00743106" w:rsidP="00866882">
            <w:pPr>
              <w:jc w:val="left"/>
              <w:cnfStyle w:val="000000000000" w:firstRow="0" w:lastRow="0" w:firstColumn="0" w:lastColumn="0" w:oddVBand="0" w:evenVBand="0" w:oddHBand="0" w:evenHBand="0" w:firstRowFirstColumn="0" w:firstRowLastColumn="0" w:lastRowFirstColumn="0" w:lastRowLastColumn="0"/>
            </w:pPr>
          </w:p>
          <w:p w14:paraId="0ED86893" w14:textId="0FB4A686" w:rsidR="00577952" w:rsidRPr="004B5A5F" w:rsidRDefault="00577952" w:rsidP="00866882">
            <w:pPr>
              <w:jc w:val="left"/>
              <w:cnfStyle w:val="000000000000" w:firstRow="0" w:lastRow="0" w:firstColumn="0" w:lastColumn="0" w:oddVBand="0" w:evenVBand="0" w:oddHBand="0" w:evenHBand="0" w:firstRowFirstColumn="0" w:firstRowLastColumn="0" w:lastRowFirstColumn="0" w:lastRowLastColumn="0"/>
            </w:pPr>
          </w:p>
        </w:tc>
      </w:tr>
      <w:tr w:rsidR="00743106" w:rsidRPr="004B5A5F" w14:paraId="62F7F5E7" w14:textId="77777777" w:rsidTr="00743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FBC8AA3" w14:textId="77777777" w:rsidR="00A55953" w:rsidRDefault="00A55953" w:rsidP="00A55953">
            <w:pPr>
              <w:jc w:val="left"/>
              <w:rPr>
                <w:b w:val="0"/>
                <w:bCs w:val="0"/>
              </w:rPr>
            </w:pPr>
            <w:r>
              <w:t>Medical Device Certification</w:t>
            </w:r>
          </w:p>
          <w:p w14:paraId="2CA2A594" w14:textId="295F1530" w:rsidR="00A55953" w:rsidRPr="004B5A5F" w:rsidRDefault="00A55953" w:rsidP="00A55953">
            <w:pPr>
              <w:jc w:val="left"/>
            </w:pPr>
          </w:p>
        </w:tc>
        <w:tc>
          <w:tcPr>
            <w:tcW w:w="5953" w:type="dxa"/>
          </w:tcPr>
          <w:p w14:paraId="7FAE7E96" w14:textId="77777777" w:rsidR="00743106" w:rsidRDefault="00743106" w:rsidP="00866882">
            <w:pPr>
              <w:jc w:val="left"/>
              <w:cnfStyle w:val="000000100000" w:firstRow="0" w:lastRow="0" w:firstColumn="0" w:lastColumn="0" w:oddVBand="0" w:evenVBand="0" w:oddHBand="1" w:evenHBand="0" w:firstRowFirstColumn="0" w:firstRowLastColumn="0" w:lastRowFirstColumn="0" w:lastRowLastColumn="0"/>
            </w:pPr>
          </w:p>
          <w:p w14:paraId="76B6ED83" w14:textId="23549A41" w:rsidR="00577952" w:rsidRPr="004B5A5F" w:rsidRDefault="00577952" w:rsidP="00A55953">
            <w:pPr>
              <w:jc w:val="left"/>
              <w:cnfStyle w:val="000000100000" w:firstRow="0" w:lastRow="0" w:firstColumn="0" w:lastColumn="0" w:oddVBand="0" w:evenVBand="0" w:oddHBand="1" w:evenHBand="0" w:firstRowFirstColumn="0" w:firstRowLastColumn="0" w:lastRowFirstColumn="0" w:lastRowLastColumn="0"/>
            </w:pPr>
          </w:p>
        </w:tc>
      </w:tr>
      <w:tr w:rsidR="00A55953" w:rsidRPr="004B5A5F" w14:paraId="7F78D742" w14:textId="77777777" w:rsidTr="00743106">
        <w:tc>
          <w:tcPr>
            <w:cnfStyle w:val="001000000000" w:firstRow="0" w:lastRow="0" w:firstColumn="1" w:lastColumn="0" w:oddVBand="0" w:evenVBand="0" w:oddHBand="0" w:evenHBand="0" w:firstRowFirstColumn="0" w:firstRowLastColumn="0" w:lastRowFirstColumn="0" w:lastRowLastColumn="0"/>
            <w:tcW w:w="3114" w:type="dxa"/>
          </w:tcPr>
          <w:p w14:paraId="0CD08E4C" w14:textId="37EFB807" w:rsidR="00A55953" w:rsidRDefault="00A55953" w:rsidP="00A55953">
            <w:pPr>
              <w:jc w:val="left"/>
              <w:rPr>
                <w:b w:val="0"/>
                <w:bCs w:val="0"/>
              </w:rPr>
            </w:pPr>
            <w:r>
              <w:t xml:space="preserve">Intellectual Property &amp; </w:t>
            </w:r>
            <w:r w:rsidRPr="004B5A5F">
              <w:t>Legal</w:t>
            </w:r>
          </w:p>
          <w:p w14:paraId="5DA1905C" w14:textId="14897289" w:rsidR="00A55953" w:rsidRPr="004B5A5F" w:rsidRDefault="00A55953" w:rsidP="00A55953">
            <w:pPr>
              <w:jc w:val="left"/>
            </w:pPr>
          </w:p>
        </w:tc>
        <w:tc>
          <w:tcPr>
            <w:tcW w:w="5953" w:type="dxa"/>
          </w:tcPr>
          <w:p w14:paraId="4D0322E1" w14:textId="77777777" w:rsidR="00A55953" w:rsidRDefault="00A55953" w:rsidP="00A55953">
            <w:pPr>
              <w:jc w:val="left"/>
              <w:cnfStyle w:val="000000000000" w:firstRow="0" w:lastRow="0" w:firstColumn="0" w:lastColumn="0" w:oddVBand="0" w:evenVBand="0" w:oddHBand="0" w:evenHBand="0" w:firstRowFirstColumn="0" w:firstRowLastColumn="0" w:lastRowFirstColumn="0" w:lastRowLastColumn="0"/>
            </w:pPr>
          </w:p>
          <w:p w14:paraId="1A2BF36A" w14:textId="643B2B90" w:rsidR="00A55953" w:rsidRPr="004B5A5F" w:rsidRDefault="00A55953" w:rsidP="00A55953">
            <w:pPr>
              <w:jc w:val="left"/>
              <w:cnfStyle w:val="000000000000" w:firstRow="0" w:lastRow="0" w:firstColumn="0" w:lastColumn="0" w:oddVBand="0" w:evenVBand="0" w:oddHBand="0" w:evenHBand="0" w:firstRowFirstColumn="0" w:firstRowLastColumn="0" w:lastRowFirstColumn="0" w:lastRowLastColumn="0"/>
            </w:pPr>
          </w:p>
        </w:tc>
      </w:tr>
      <w:tr w:rsidR="00A55953" w:rsidRPr="004B5A5F" w14:paraId="08498DE2" w14:textId="77777777" w:rsidTr="00743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9E6F450" w14:textId="67960679" w:rsidR="00A55953" w:rsidRPr="004B5A5F" w:rsidRDefault="00A55953" w:rsidP="00A55953">
            <w:pPr>
              <w:jc w:val="left"/>
            </w:pPr>
            <w:r>
              <w:t>Branding and Colours</w:t>
            </w:r>
          </w:p>
        </w:tc>
        <w:tc>
          <w:tcPr>
            <w:tcW w:w="5953" w:type="dxa"/>
          </w:tcPr>
          <w:p w14:paraId="0CCC9FCA" w14:textId="77777777" w:rsidR="00A55953" w:rsidRDefault="00A55953" w:rsidP="00A55953">
            <w:pPr>
              <w:jc w:val="left"/>
              <w:cnfStyle w:val="000000100000" w:firstRow="0" w:lastRow="0" w:firstColumn="0" w:lastColumn="0" w:oddVBand="0" w:evenVBand="0" w:oddHBand="1" w:evenHBand="0" w:firstRowFirstColumn="0" w:firstRowLastColumn="0" w:lastRowFirstColumn="0" w:lastRowLastColumn="0"/>
            </w:pPr>
          </w:p>
          <w:p w14:paraId="0C378C4A" w14:textId="0C5DFD57" w:rsidR="00A55953" w:rsidRPr="004B5A5F" w:rsidRDefault="00A55953" w:rsidP="00A55953">
            <w:pPr>
              <w:jc w:val="left"/>
              <w:cnfStyle w:val="000000100000" w:firstRow="0" w:lastRow="0" w:firstColumn="0" w:lastColumn="0" w:oddVBand="0" w:evenVBand="0" w:oddHBand="1" w:evenHBand="0" w:firstRowFirstColumn="0" w:firstRowLastColumn="0" w:lastRowFirstColumn="0" w:lastRowLastColumn="0"/>
            </w:pPr>
          </w:p>
        </w:tc>
      </w:tr>
      <w:tr w:rsidR="00A55953" w:rsidRPr="004B5A5F" w14:paraId="1C3E53C2" w14:textId="77777777" w:rsidTr="00743106">
        <w:tc>
          <w:tcPr>
            <w:cnfStyle w:val="001000000000" w:firstRow="0" w:lastRow="0" w:firstColumn="1" w:lastColumn="0" w:oddVBand="0" w:evenVBand="0" w:oddHBand="0" w:evenHBand="0" w:firstRowFirstColumn="0" w:firstRowLastColumn="0" w:lastRowFirstColumn="0" w:lastRowLastColumn="0"/>
            <w:tcW w:w="3114" w:type="dxa"/>
          </w:tcPr>
          <w:p w14:paraId="65EA3AB3" w14:textId="018347B2" w:rsidR="00A55953" w:rsidRPr="004B5A5F" w:rsidRDefault="00A55953" w:rsidP="00A55953">
            <w:pPr>
              <w:jc w:val="left"/>
            </w:pPr>
            <w:r w:rsidRPr="004B5A5F">
              <w:t>Export Controls</w:t>
            </w:r>
          </w:p>
        </w:tc>
        <w:tc>
          <w:tcPr>
            <w:tcW w:w="5953" w:type="dxa"/>
          </w:tcPr>
          <w:p w14:paraId="1CB0B58D" w14:textId="77777777" w:rsidR="00A55953" w:rsidRDefault="00A55953" w:rsidP="00A55953">
            <w:pPr>
              <w:jc w:val="left"/>
              <w:cnfStyle w:val="000000000000" w:firstRow="0" w:lastRow="0" w:firstColumn="0" w:lastColumn="0" w:oddVBand="0" w:evenVBand="0" w:oddHBand="0" w:evenHBand="0" w:firstRowFirstColumn="0" w:firstRowLastColumn="0" w:lastRowFirstColumn="0" w:lastRowLastColumn="0"/>
            </w:pPr>
          </w:p>
          <w:p w14:paraId="65DAD724" w14:textId="211AD02B" w:rsidR="00A55953" w:rsidRPr="004B5A5F" w:rsidRDefault="00A55953" w:rsidP="00A55953">
            <w:pPr>
              <w:jc w:val="left"/>
              <w:cnfStyle w:val="000000000000" w:firstRow="0" w:lastRow="0" w:firstColumn="0" w:lastColumn="0" w:oddVBand="0" w:evenVBand="0" w:oddHBand="0" w:evenHBand="0" w:firstRowFirstColumn="0" w:firstRowLastColumn="0" w:lastRowFirstColumn="0" w:lastRowLastColumn="0"/>
            </w:pPr>
          </w:p>
        </w:tc>
      </w:tr>
    </w:tbl>
    <w:p w14:paraId="155C5243" w14:textId="05D865B0" w:rsidR="00577952" w:rsidRPr="00193F0B" w:rsidRDefault="00577952" w:rsidP="00577952">
      <w:pPr>
        <w:pStyle w:val="Heading1"/>
      </w:pPr>
      <w:bookmarkStart w:id="21" w:name="_Toc45015466"/>
      <w:bookmarkStart w:id="22" w:name="_Toc53495434"/>
      <w:r>
        <w:t>Maintenance Arrangements</w:t>
      </w:r>
    </w:p>
    <w:p w14:paraId="11CC8AE4" w14:textId="77777777" w:rsidR="00577952" w:rsidRDefault="00577952" w:rsidP="00577952"/>
    <w:tbl>
      <w:tblPr>
        <w:tblStyle w:val="PlainTable1"/>
        <w:tblW w:w="0" w:type="auto"/>
        <w:tblLayout w:type="fixed"/>
        <w:tblLook w:val="0480" w:firstRow="0" w:lastRow="0" w:firstColumn="1" w:lastColumn="0" w:noHBand="0" w:noVBand="1"/>
      </w:tblPr>
      <w:tblGrid>
        <w:gridCol w:w="3539"/>
        <w:gridCol w:w="5477"/>
      </w:tblGrid>
      <w:tr w:rsidR="00577952" w:rsidRPr="004B5A5F" w14:paraId="3DC30325" w14:textId="77777777" w:rsidTr="005779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39" w:type="dxa"/>
          </w:tcPr>
          <w:p w14:paraId="6EF9094B" w14:textId="42EC3FF9" w:rsidR="00577952" w:rsidRDefault="00577952" w:rsidP="00577952">
            <w:pPr>
              <w:jc w:val="left"/>
            </w:pPr>
            <w:r>
              <w:t>Describe the maintenance arrangements for this app</w:t>
            </w:r>
          </w:p>
        </w:tc>
        <w:tc>
          <w:tcPr>
            <w:tcW w:w="5477" w:type="dxa"/>
          </w:tcPr>
          <w:p w14:paraId="62E6727D" w14:textId="799A3E25" w:rsidR="00577952" w:rsidRPr="004B5A5F" w:rsidRDefault="0046694D" w:rsidP="00577952">
            <w:pPr>
              <w:jc w:val="left"/>
              <w:cnfStyle w:val="000000100000" w:firstRow="0" w:lastRow="0" w:firstColumn="0" w:lastColumn="0" w:oddVBand="0" w:evenVBand="0" w:oddHBand="1" w:evenHBand="0" w:firstRowFirstColumn="0" w:firstRowLastColumn="0" w:lastRowFirstColumn="0" w:lastRowLastColumn="0"/>
            </w:pPr>
            <w:r>
              <w:t>Inhouse maintenance by BADBIR employed staff</w:t>
            </w:r>
          </w:p>
        </w:tc>
      </w:tr>
      <w:tr w:rsidR="00577952" w:rsidRPr="004B5A5F" w14:paraId="61BFF24C" w14:textId="77777777" w:rsidTr="00577952">
        <w:tc>
          <w:tcPr>
            <w:cnfStyle w:val="001000000000" w:firstRow="0" w:lastRow="0" w:firstColumn="1" w:lastColumn="0" w:oddVBand="0" w:evenVBand="0" w:oddHBand="0" w:evenHBand="0" w:firstRowFirstColumn="0" w:firstRowLastColumn="0" w:lastRowFirstColumn="0" w:lastRowLastColumn="0"/>
            <w:tcW w:w="3539" w:type="dxa"/>
          </w:tcPr>
          <w:p w14:paraId="22F2E9F2" w14:textId="2AA7B1B3" w:rsidR="00577952" w:rsidRDefault="00577952" w:rsidP="00577952">
            <w:pPr>
              <w:jc w:val="left"/>
            </w:pPr>
            <w:r>
              <w:t>Describe the plan for availability of the app</w:t>
            </w:r>
          </w:p>
        </w:tc>
        <w:tc>
          <w:tcPr>
            <w:tcW w:w="5477" w:type="dxa"/>
          </w:tcPr>
          <w:p w14:paraId="5C05B364" w14:textId="6D397267" w:rsidR="00577952" w:rsidRPr="004B5A5F" w:rsidRDefault="0046694D" w:rsidP="00577952">
            <w:pPr>
              <w:jc w:val="left"/>
              <w:cnfStyle w:val="000000000000" w:firstRow="0" w:lastRow="0" w:firstColumn="0" w:lastColumn="0" w:oddVBand="0" w:evenVBand="0" w:oddHBand="0" w:evenHBand="0" w:firstRowFirstColumn="0" w:firstRowLastColumn="0" w:lastRowFirstColumn="0" w:lastRowLastColumn="0"/>
            </w:pPr>
            <w:r>
              <w:t>Currently, we expect the app to be available for the lifetime of the BADBIR project if the study is continuing to collect data from patients.</w:t>
            </w:r>
          </w:p>
        </w:tc>
      </w:tr>
    </w:tbl>
    <w:p w14:paraId="1724B3AF" w14:textId="09AF22FE" w:rsidR="005C01FD" w:rsidRPr="004B5A5F" w:rsidRDefault="005C01FD" w:rsidP="004B5A5F">
      <w:pPr>
        <w:pStyle w:val="Heading1"/>
      </w:pPr>
      <w:r w:rsidRPr="004B5A5F">
        <w:lastRenderedPageBreak/>
        <w:t>Artwork</w:t>
      </w:r>
      <w:bookmarkEnd w:id="21"/>
      <w:bookmarkEnd w:id="22"/>
    </w:p>
    <w:p w14:paraId="760DF89E" w14:textId="188E062D" w:rsidR="005C01FD" w:rsidRPr="004B5A5F" w:rsidRDefault="005C01FD" w:rsidP="004B5A5F">
      <w:r w:rsidRPr="004B5A5F">
        <w:t>The following artwork must be produced for the stores with the correct resolution</w:t>
      </w:r>
      <w:r w:rsidR="00851D3D">
        <w:t xml:space="preserve"> and is determined from the current store requirements set by Apple</w:t>
      </w:r>
      <w:r w:rsidR="00851D3D">
        <w:rPr>
          <w:rStyle w:val="FootnoteReference"/>
        </w:rPr>
        <w:footnoteReference w:id="1"/>
      </w:r>
      <w:r w:rsidR="00851D3D">
        <w:t xml:space="preserve"> and Google</w:t>
      </w:r>
      <w:r w:rsidR="00851D3D">
        <w:rPr>
          <w:rStyle w:val="FootnoteReference"/>
        </w:rPr>
        <w:footnoteReference w:id="2"/>
      </w:r>
      <w:r w:rsidR="00650292" w:rsidRPr="004B5A5F">
        <w:t>. Use this checklist to ensure you are sending the correct artwork. Send all artwork files as a zipped archive rather than individual attachments</w:t>
      </w:r>
      <w:r w:rsidR="007039A1" w:rsidRPr="004B5A5F">
        <w:t>:</w:t>
      </w:r>
    </w:p>
    <w:p w14:paraId="5763820D" w14:textId="77777777" w:rsidR="007039A1" w:rsidRPr="004B5A5F" w:rsidRDefault="007039A1" w:rsidP="004B5A5F"/>
    <w:tbl>
      <w:tblPr>
        <w:tblStyle w:val="PlainTable1"/>
        <w:tblW w:w="0" w:type="auto"/>
        <w:tblLook w:val="04A0" w:firstRow="1" w:lastRow="0" w:firstColumn="1" w:lastColumn="0" w:noHBand="0" w:noVBand="1"/>
      </w:tblPr>
      <w:tblGrid>
        <w:gridCol w:w="1696"/>
        <w:gridCol w:w="2127"/>
        <w:gridCol w:w="3827"/>
        <w:gridCol w:w="1366"/>
      </w:tblGrid>
      <w:tr w:rsidR="005C01FD" w:rsidRPr="004B5A5F" w14:paraId="3D2E1FF3" w14:textId="14324935" w:rsidTr="004B5A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863547A" w14:textId="22B8E8E5" w:rsidR="005C01FD" w:rsidRPr="004B5A5F" w:rsidRDefault="005C01FD" w:rsidP="004B5A5F">
            <w:r w:rsidRPr="004B5A5F">
              <w:t>Store</w:t>
            </w:r>
          </w:p>
        </w:tc>
        <w:tc>
          <w:tcPr>
            <w:tcW w:w="2127" w:type="dxa"/>
          </w:tcPr>
          <w:p w14:paraId="5A2ECFE2" w14:textId="169427CD" w:rsidR="005C01FD" w:rsidRPr="004B5A5F" w:rsidRDefault="005C01FD" w:rsidP="004B5A5F">
            <w:pPr>
              <w:cnfStyle w:val="100000000000" w:firstRow="1" w:lastRow="0" w:firstColumn="0" w:lastColumn="0" w:oddVBand="0" w:evenVBand="0" w:oddHBand="0" w:evenHBand="0" w:firstRowFirstColumn="0" w:firstRowLastColumn="0" w:lastRowFirstColumn="0" w:lastRowLastColumn="0"/>
            </w:pPr>
            <w:r w:rsidRPr="004B5A5F">
              <w:t>Description</w:t>
            </w:r>
          </w:p>
        </w:tc>
        <w:tc>
          <w:tcPr>
            <w:tcW w:w="3827" w:type="dxa"/>
          </w:tcPr>
          <w:p w14:paraId="50EA077D" w14:textId="74A26C8F" w:rsidR="005C01FD" w:rsidRPr="004B5A5F" w:rsidRDefault="005C01FD" w:rsidP="004B5A5F">
            <w:pPr>
              <w:cnfStyle w:val="100000000000" w:firstRow="1" w:lastRow="0" w:firstColumn="0" w:lastColumn="0" w:oddVBand="0" w:evenVBand="0" w:oddHBand="0" w:evenHBand="0" w:firstRowFirstColumn="0" w:firstRowLastColumn="0" w:lastRowFirstColumn="0" w:lastRowLastColumn="0"/>
            </w:pPr>
            <w:r w:rsidRPr="004B5A5F">
              <w:t>Size / Aspect Ratio</w:t>
            </w:r>
          </w:p>
        </w:tc>
        <w:tc>
          <w:tcPr>
            <w:tcW w:w="1366" w:type="dxa"/>
          </w:tcPr>
          <w:p w14:paraId="682F2B60" w14:textId="4C7ADA12" w:rsidR="005C01FD" w:rsidRPr="004B5A5F" w:rsidRDefault="005C01FD" w:rsidP="004B5A5F">
            <w:pPr>
              <w:cnfStyle w:val="100000000000" w:firstRow="1" w:lastRow="0" w:firstColumn="0" w:lastColumn="0" w:oddVBand="0" w:evenVBand="0" w:oddHBand="0" w:evenHBand="0" w:firstRowFirstColumn="0" w:firstRowLastColumn="0" w:lastRowFirstColumn="0" w:lastRowLastColumn="0"/>
            </w:pPr>
            <w:r w:rsidRPr="004B5A5F">
              <w:t xml:space="preserve">Complete </w:t>
            </w:r>
            <w:r w:rsidR="008A2190" w:rsidRPr="004B5A5F">
              <w:rPr>
                <w:rFonts w:ascii="Wingdings" w:eastAsia="Wingdings" w:hAnsi="Wingdings" w:cs="Wingdings"/>
              </w:rPr>
              <w:t>þ</w:t>
            </w:r>
          </w:p>
        </w:tc>
      </w:tr>
      <w:tr w:rsidR="005C01FD" w:rsidRPr="004B5A5F" w14:paraId="323227CF" w14:textId="749FF9C2" w:rsidTr="004B5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71C965C" w14:textId="57A31E9D" w:rsidR="005C01FD" w:rsidRPr="004B5A5F" w:rsidRDefault="008A2190" w:rsidP="004B5A5F">
            <w:pPr>
              <w:jc w:val="left"/>
            </w:pPr>
            <w:r w:rsidRPr="004B5A5F">
              <w:t>Google Play</w:t>
            </w:r>
          </w:p>
        </w:tc>
        <w:tc>
          <w:tcPr>
            <w:tcW w:w="2127" w:type="dxa"/>
          </w:tcPr>
          <w:p w14:paraId="4C204070" w14:textId="782915CB" w:rsidR="005C01FD" w:rsidRPr="004B5A5F" w:rsidRDefault="008A2190" w:rsidP="004B5A5F">
            <w:pPr>
              <w:jc w:val="left"/>
              <w:cnfStyle w:val="000000100000" w:firstRow="0" w:lastRow="0" w:firstColumn="0" w:lastColumn="0" w:oddVBand="0" w:evenVBand="0" w:oddHBand="1" w:evenHBand="0" w:firstRowFirstColumn="0" w:firstRowLastColumn="0" w:lastRowFirstColumn="0" w:lastRowLastColumn="0"/>
            </w:pPr>
            <w:r w:rsidRPr="004B5A5F">
              <w:t>Google Play Icon</w:t>
            </w:r>
          </w:p>
        </w:tc>
        <w:tc>
          <w:tcPr>
            <w:tcW w:w="3827" w:type="dxa"/>
          </w:tcPr>
          <w:p w14:paraId="0C54F470" w14:textId="1974CBD5" w:rsidR="005C01FD" w:rsidRPr="004B5A5F" w:rsidRDefault="008A2190" w:rsidP="004B5A5F">
            <w:pPr>
              <w:jc w:val="left"/>
              <w:cnfStyle w:val="000000100000" w:firstRow="0" w:lastRow="0" w:firstColumn="0" w:lastColumn="0" w:oddVBand="0" w:evenVBand="0" w:oddHBand="1" w:evenHBand="0" w:firstRowFirstColumn="0" w:firstRowLastColumn="0" w:lastRowFirstColumn="0" w:lastRowLastColumn="0"/>
            </w:pPr>
            <w:r w:rsidRPr="004B5A5F">
              <w:t>512x512px</w:t>
            </w:r>
          </w:p>
        </w:tc>
        <w:tc>
          <w:tcPr>
            <w:tcW w:w="1366" w:type="dxa"/>
          </w:tcPr>
          <w:p w14:paraId="383D794B" w14:textId="77777777" w:rsidR="005C01FD" w:rsidRPr="004B5A5F" w:rsidRDefault="005C01FD" w:rsidP="004B5A5F">
            <w:pPr>
              <w:jc w:val="left"/>
              <w:cnfStyle w:val="000000100000" w:firstRow="0" w:lastRow="0" w:firstColumn="0" w:lastColumn="0" w:oddVBand="0" w:evenVBand="0" w:oddHBand="1" w:evenHBand="0" w:firstRowFirstColumn="0" w:firstRowLastColumn="0" w:lastRowFirstColumn="0" w:lastRowLastColumn="0"/>
            </w:pPr>
          </w:p>
        </w:tc>
      </w:tr>
      <w:tr w:rsidR="005C01FD" w:rsidRPr="004B5A5F" w14:paraId="18D49C0B" w14:textId="296308CA" w:rsidTr="004B5A5F">
        <w:tc>
          <w:tcPr>
            <w:cnfStyle w:val="001000000000" w:firstRow="0" w:lastRow="0" w:firstColumn="1" w:lastColumn="0" w:oddVBand="0" w:evenVBand="0" w:oddHBand="0" w:evenHBand="0" w:firstRowFirstColumn="0" w:firstRowLastColumn="0" w:lastRowFirstColumn="0" w:lastRowLastColumn="0"/>
            <w:tcW w:w="1696" w:type="dxa"/>
          </w:tcPr>
          <w:p w14:paraId="1E62E457" w14:textId="7CE36546" w:rsidR="005C01FD" w:rsidRPr="004B5A5F" w:rsidRDefault="008A2190" w:rsidP="004B5A5F">
            <w:pPr>
              <w:jc w:val="left"/>
            </w:pPr>
            <w:r w:rsidRPr="004B5A5F">
              <w:t>Google Play</w:t>
            </w:r>
          </w:p>
        </w:tc>
        <w:tc>
          <w:tcPr>
            <w:tcW w:w="2127" w:type="dxa"/>
          </w:tcPr>
          <w:p w14:paraId="2D8C8971" w14:textId="394712C5" w:rsidR="005C01FD" w:rsidRPr="004B5A5F" w:rsidRDefault="008A2190" w:rsidP="004B5A5F">
            <w:pPr>
              <w:jc w:val="left"/>
              <w:cnfStyle w:val="000000000000" w:firstRow="0" w:lastRow="0" w:firstColumn="0" w:lastColumn="0" w:oddVBand="0" w:evenVBand="0" w:oddHBand="0" w:evenHBand="0" w:firstRowFirstColumn="0" w:firstRowLastColumn="0" w:lastRowFirstColumn="0" w:lastRowLastColumn="0"/>
            </w:pPr>
            <w:r w:rsidRPr="004B5A5F">
              <w:t>Google Play Banner</w:t>
            </w:r>
          </w:p>
        </w:tc>
        <w:tc>
          <w:tcPr>
            <w:tcW w:w="3827" w:type="dxa"/>
          </w:tcPr>
          <w:p w14:paraId="03817791" w14:textId="64E035DB" w:rsidR="005C01FD" w:rsidRPr="004B5A5F" w:rsidRDefault="008A2190" w:rsidP="004B5A5F">
            <w:pPr>
              <w:jc w:val="left"/>
              <w:cnfStyle w:val="000000000000" w:firstRow="0" w:lastRow="0" w:firstColumn="0" w:lastColumn="0" w:oddVBand="0" w:evenVBand="0" w:oddHBand="0" w:evenHBand="0" w:firstRowFirstColumn="0" w:firstRowLastColumn="0" w:lastRowFirstColumn="0" w:lastRowLastColumn="0"/>
            </w:pPr>
            <w:r w:rsidRPr="004B5A5F">
              <w:t>1024x500px</w:t>
            </w:r>
          </w:p>
        </w:tc>
        <w:tc>
          <w:tcPr>
            <w:tcW w:w="1366" w:type="dxa"/>
          </w:tcPr>
          <w:p w14:paraId="5754FF5A" w14:textId="77777777" w:rsidR="005C01FD" w:rsidRPr="004B5A5F" w:rsidRDefault="005C01FD" w:rsidP="004B5A5F">
            <w:pPr>
              <w:jc w:val="left"/>
              <w:cnfStyle w:val="000000000000" w:firstRow="0" w:lastRow="0" w:firstColumn="0" w:lastColumn="0" w:oddVBand="0" w:evenVBand="0" w:oddHBand="0" w:evenHBand="0" w:firstRowFirstColumn="0" w:firstRowLastColumn="0" w:lastRowFirstColumn="0" w:lastRowLastColumn="0"/>
            </w:pPr>
          </w:p>
        </w:tc>
      </w:tr>
      <w:tr w:rsidR="005C01FD" w:rsidRPr="004B5A5F" w14:paraId="74752DE0" w14:textId="72D514F5" w:rsidTr="004B5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F4B45FB" w14:textId="3AB136CD" w:rsidR="005C01FD" w:rsidRPr="004B5A5F" w:rsidRDefault="008A2190" w:rsidP="004B5A5F">
            <w:pPr>
              <w:jc w:val="left"/>
            </w:pPr>
            <w:r w:rsidRPr="004B5A5F">
              <w:t>Google Play</w:t>
            </w:r>
          </w:p>
        </w:tc>
        <w:tc>
          <w:tcPr>
            <w:tcW w:w="2127" w:type="dxa"/>
          </w:tcPr>
          <w:p w14:paraId="2F730579" w14:textId="4B52004E" w:rsidR="005C01FD" w:rsidRPr="004B5A5F" w:rsidRDefault="008A2190" w:rsidP="004B5A5F">
            <w:pPr>
              <w:jc w:val="left"/>
              <w:cnfStyle w:val="000000100000" w:firstRow="0" w:lastRow="0" w:firstColumn="0" w:lastColumn="0" w:oddVBand="0" w:evenVBand="0" w:oddHBand="1" w:evenHBand="0" w:firstRowFirstColumn="0" w:firstRowLastColumn="0" w:lastRowFirstColumn="0" w:lastRowLastColumn="0"/>
            </w:pPr>
            <w:r w:rsidRPr="004B5A5F">
              <w:t>Phone screenshots</w:t>
            </w:r>
          </w:p>
        </w:tc>
        <w:tc>
          <w:tcPr>
            <w:tcW w:w="3827" w:type="dxa"/>
          </w:tcPr>
          <w:p w14:paraId="6AA5C4A0" w14:textId="71F3193D" w:rsidR="005C01FD" w:rsidRPr="004B5A5F" w:rsidRDefault="008A2190" w:rsidP="004B5A5F">
            <w:pPr>
              <w:jc w:val="left"/>
              <w:cnfStyle w:val="000000100000" w:firstRow="0" w:lastRow="0" w:firstColumn="0" w:lastColumn="0" w:oddVBand="0" w:evenVBand="0" w:oddHBand="1" w:evenHBand="0" w:firstRowFirstColumn="0" w:firstRowLastColumn="0" w:lastRowFirstColumn="0" w:lastRowLastColumn="0"/>
            </w:pPr>
            <w:r w:rsidRPr="004B5A5F">
              <w:t xml:space="preserve">minimum </w:t>
            </w:r>
            <w:r w:rsidR="005974AB">
              <w:t xml:space="preserve">of </w:t>
            </w:r>
            <w:r w:rsidRPr="004B5A5F">
              <w:t>2, aspect ratio 2:1 (portrait) 16:9 (landscape)</w:t>
            </w:r>
          </w:p>
        </w:tc>
        <w:tc>
          <w:tcPr>
            <w:tcW w:w="1366" w:type="dxa"/>
          </w:tcPr>
          <w:p w14:paraId="7391DF1B" w14:textId="77777777" w:rsidR="005C01FD" w:rsidRPr="004B5A5F" w:rsidRDefault="005C01FD" w:rsidP="004B5A5F">
            <w:pPr>
              <w:jc w:val="left"/>
              <w:cnfStyle w:val="000000100000" w:firstRow="0" w:lastRow="0" w:firstColumn="0" w:lastColumn="0" w:oddVBand="0" w:evenVBand="0" w:oddHBand="1" w:evenHBand="0" w:firstRowFirstColumn="0" w:firstRowLastColumn="0" w:lastRowFirstColumn="0" w:lastRowLastColumn="0"/>
            </w:pPr>
          </w:p>
        </w:tc>
      </w:tr>
      <w:tr w:rsidR="005C01FD" w:rsidRPr="004B5A5F" w14:paraId="341AE206" w14:textId="3E29026C" w:rsidTr="004B5A5F">
        <w:tc>
          <w:tcPr>
            <w:cnfStyle w:val="001000000000" w:firstRow="0" w:lastRow="0" w:firstColumn="1" w:lastColumn="0" w:oddVBand="0" w:evenVBand="0" w:oddHBand="0" w:evenHBand="0" w:firstRowFirstColumn="0" w:firstRowLastColumn="0" w:lastRowFirstColumn="0" w:lastRowLastColumn="0"/>
            <w:tcW w:w="1696" w:type="dxa"/>
          </w:tcPr>
          <w:p w14:paraId="3B4D6660" w14:textId="3B90206D" w:rsidR="005C01FD" w:rsidRPr="004B5A5F" w:rsidRDefault="008A2190" w:rsidP="004B5A5F">
            <w:pPr>
              <w:jc w:val="left"/>
            </w:pPr>
            <w:r w:rsidRPr="004B5A5F">
              <w:t>Google Play</w:t>
            </w:r>
          </w:p>
        </w:tc>
        <w:tc>
          <w:tcPr>
            <w:tcW w:w="2127" w:type="dxa"/>
          </w:tcPr>
          <w:p w14:paraId="4E6DDEF6" w14:textId="5701C210" w:rsidR="005C01FD" w:rsidRPr="004B5A5F" w:rsidRDefault="008A2190" w:rsidP="004B5A5F">
            <w:pPr>
              <w:jc w:val="left"/>
              <w:cnfStyle w:val="000000000000" w:firstRow="0" w:lastRow="0" w:firstColumn="0" w:lastColumn="0" w:oddVBand="0" w:evenVBand="0" w:oddHBand="0" w:evenHBand="0" w:firstRowFirstColumn="0" w:firstRowLastColumn="0" w:lastRowFirstColumn="0" w:lastRowLastColumn="0"/>
            </w:pPr>
            <w:r w:rsidRPr="004B5A5F">
              <w:t>7-inch tablet screenshots</w:t>
            </w:r>
          </w:p>
        </w:tc>
        <w:tc>
          <w:tcPr>
            <w:tcW w:w="3827" w:type="dxa"/>
          </w:tcPr>
          <w:p w14:paraId="680F757B" w14:textId="1C0A6BF8" w:rsidR="005C01FD" w:rsidRPr="004B5A5F" w:rsidRDefault="008A2190" w:rsidP="004B5A5F">
            <w:pPr>
              <w:jc w:val="left"/>
              <w:cnfStyle w:val="000000000000" w:firstRow="0" w:lastRow="0" w:firstColumn="0" w:lastColumn="0" w:oddVBand="0" w:evenVBand="0" w:oddHBand="0" w:evenHBand="0" w:firstRowFirstColumn="0" w:firstRowLastColumn="0" w:lastRowFirstColumn="0" w:lastRowLastColumn="0"/>
            </w:pPr>
            <w:r w:rsidRPr="004B5A5F">
              <w:t xml:space="preserve">minimum </w:t>
            </w:r>
            <w:r w:rsidR="005974AB">
              <w:t xml:space="preserve">of </w:t>
            </w:r>
            <w:r w:rsidRPr="004B5A5F">
              <w:t>2, aspect ratio 2:1 (portrait) 16:9 (landscape)</w:t>
            </w:r>
          </w:p>
        </w:tc>
        <w:tc>
          <w:tcPr>
            <w:tcW w:w="1366" w:type="dxa"/>
          </w:tcPr>
          <w:p w14:paraId="464ECD90" w14:textId="77777777" w:rsidR="005C01FD" w:rsidRPr="004B5A5F" w:rsidRDefault="005C01FD" w:rsidP="004B5A5F">
            <w:pPr>
              <w:jc w:val="left"/>
              <w:cnfStyle w:val="000000000000" w:firstRow="0" w:lastRow="0" w:firstColumn="0" w:lastColumn="0" w:oddVBand="0" w:evenVBand="0" w:oddHBand="0" w:evenHBand="0" w:firstRowFirstColumn="0" w:firstRowLastColumn="0" w:lastRowFirstColumn="0" w:lastRowLastColumn="0"/>
            </w:pPr>
          </w:p>
        </w:tc>
      </w:tr>
      <w:tr w:rsidR="005C01FD" w:rsidRPr="004B5A5F" w14:paraId="60104D85" w14:textId="5830EF78" w:rsidTr="004B5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C084BA9" w14:textId="2338DA27" w:rsidR="005C01FD" w:rsidRPr="004B5A5F" w:rsidRDefault="008A2190" w:rsidP="004B5A5F">
            <w:pPr>
              <w:jc w:val="left"/>
            </w:pPr>
            <w:r w:rsidRPr="004B5A5F">
              <w:t>Google Play</w:t>
            </w:r>
          </w:p>
        </w:tc>
        <w:tc>
          <w:tcPr>
            <w:tcW w:w="2127" w:type="dxa"/>
          </w:tcPr>
          <w:p w14:paraId="065DE111" w14:textId="62C9C164" w:rsidR="005C01FD" w:rsidRPr="004B5A5F" w:rsidRDefault="008A2190" w:rsidP="004B5A5F">
            <w:pPr>
              <w:jc w:val="left"/>
              <w:cnfStyle w:val="000000100000" w:firstRow="0" w:lastRow="0" w:firstColumn="0" w:lastColumn="0" w:oddVBand="0" w:evenVBand="0" w:oddHBand="1" w:evenHBand="0" w:firstRowFirstColumn="0" w:firstRowLastColumn="0" w:lastRowFirstColumn="0" w:lastRowLastColumn="0"/>
            </w:pPr>
            <w:r w:rsidRPr="004B5A5F">
              <w:t>10-inch tablet screenshots</w:t>
            </w:r>
          </w:p>
        </w:tc>
        <w:tc>
          <w:tcPr>
            <w:tcW w:w="3827" w:type="dxa"/>
          </w:tcPr>
          <w:p w14:paraId="5A8FF755" w14:textId="6863063B" w:rsidR="005C01FD" w:rsidRPr="004B5A5F" w:rsidRDefault="008A2190" w:rsidP="004B5A5F">
            <w:pPr>
              <w:jc w:val="left"/>
              <w:cnfStyle w:val="000000100000" w:firstRow="0" w:lastRow="0" w:firstColumn="0" w:lastColumn="0" w:oddVBand="0" w:evenVBand="0" w:oddHBand="1" w:evenHBand="0" w:firstRowFirstColumn="0" w:firstRowLastColumn="0" w:lastRowFirstColumn="0" w:lastRowLastColumn="0"/>
            </w:pPr>
            <w:r w:rsidRPr="004B5A5F">
              <w:t xml:space="preserve">minimum </w:t>
            </w:r>
            <w:r w:rsidR="005974AB">
              <w:t xml:space="preserve">of </w:t>
            </w:r>
            <w:r w:rsidRPr="004B5A5F">
              <w:t>2, aspect ratio 2:1 (portrait) 16:9 (landscape)</w:t>
            </w:r>
          </w:p>
        </w:tc>
        <w:tc>
          <w:tcPr>
            <w:tcW w:w="1366" w:type="dxa"/>
          </w:tcPr>
          <w:p w14:paraId="685FA67C" w14:textId="77777777" w:rsidR="005C01FD" w:rsidRPr="004B5A5F" w:rsidRDefault="005C01FD" w:rsidP="004B5A5F">
            <w:pPr>
              <w:jc w:val="left"/>
              <w:cnfStyle w:val="000000100000" w:firstRow="0" w:lastRow="0" w:firstColumn="0" w:lastColumn="0" w:oddVBand="0" w:evenVBand="0" w:oddHBand="1" w:evenHBand="0" w:firstRowFirstColumn="0" w:firstRowLastColumn="0" w:lastRowFirstColumn="0" w:lastRowLastColumn="0"/>
            </w:pPr>
          </w:p>
        </w:tc>
      </w:tr>
      <w:tr w:rsidR="005C01FD" w:rsidRPr="004B5A5F" w14:paraId="384D08EA" w14:textId="3882BF5C" w:rsidTr="004B5A5F">
        <w:tc>
          <w:tcPr>
            <w:cnfStyle w:val="001000000000" w:firstRow="0" w:lastRow="0" w:firstColumn="1" w:lastColumn="0" w:oddVBand="0" w:evenVBand="0" w:oddHBand="0" w:evenHBand="0" w:firstRowFirstColumn="0" w:firstRowLastColumn="0" w:lastRowFirstColumn="0" w:lastRowLastColumn="0"/>
            <w:tcW w:w="1696" w:type="dxa"/>
          </w:tcPr>
          <w:p w14:paraId="6CABC720" w14:textId="3E66E12C" w:rsidR="005C01FD" w:rsidRPr="004B5A5F" w:rsidRDefault="008A2190" w:rsidP="004B5A5F">
            <w:pPr>
              <w:jc w:val="left"/>
            </w:pPr>
            <w:r w:rsidRPr="004B5A5F">
              <w:t>Apple App Store</w:t>
            </w:r>
          </w:p>
        </w:tc>
        <w:tc>
          <w:tcPr>
            <w:tcW w:w="2127" w:type="dxa"/>
          </w:tcPr>
          <w:p w14:paraId="6C7AD8C1" w14:textId="71F28D94" w:rsidR="005C01FD" w:rsidRPr="004B5A5F" w:rsidRDefault="008A2190" w:rsidP="004B5A5F">
            <w:pPr>
              <w:jc w:val="left"/>
              <w:cnfStyle w:val="000000000000" w:firstRow="0" w:lastRow="0" w:firstColumn="0" w:lastColumn="0" w:oddVBand="0" w:evenVBand="0" w:oddHBand="0" w:evenHBand="0" w:firstRowFirstColumn="0" w:firstRowLastColumn="0" w:lastRowFirstColumn="0" w:lastRowLastColumn="0"/>
            </w:pPr>
            <w:r w:rsidRPr="004B5A5F">
              <w:t>iPhone 11 Pro Max screenshots</w:t>
            </w:r>
          </w:p>
        </w:tc>
        <w:tc>
          <w:tcPr>
            <w:tcW w:w="3827" w:type="dxa"/>
          </w:tcPr>
          <w:p w14:paraId="3FDA6477" w14:textId="71BFC64B" w:rsidR="005C01FD" w:rsidRPr="004B5A5F" w:rsidRDefault="008A2190" w:rsidP="004B5A5F">
            <w:pPr>
              <w:jc w:val="left"/>
              <w:cnfStyle w:val="000000000000" w:firstRow="0" w:lastRow="0" w:firstColumn="0" w:lastColumn="0" w:oddVBand="0" w:evenVBand="0" w:oddHBand="0" w:evenHBand="0" w:firstRowFirstColumn="0" w:firstRowLastColumn="0" w:lastRowFirstColumn="0" w:lastRowLastColumn="0"/>
            </w:pPr>
            <w:r w:rsidRPr="004B5A5F">
              <w:t xml:space="preserve">minimum </w:t>
            </w:r>
            <w:r w:rsidR="005974AB">
              <w:t xml:space="preserve">of </w:t>
            </w:r>
            <w:r w:rsidRPr="004B5A5F">
              <w:t>3, 100% scale</w:t>
            </w:r>
          </w:p>
        </w:tc>
        <w:tc>
          <w:tcPr>
            <w:tcW w:w="1366" w:type="dxa"/>
          </w:tcPr>
          <w:p w14:paraId="0AF3FDDF" w14:textId="77777777" w:rsidR="005C01FD" w:rsidRPr="004B5A5F" w:rsidRDefault="005C01FD" w:rsidP="004B5A5F">
            <w:pPr>
              <w:jc w:val="left"/>
              <w:cnfStyle w:val="000000000000" w:firstRow="0" w:lastRow="0" w:firstColumn="0" w:lastColumn="0" w:oddVBand="0" w:evenVBand="0" w:oddHBand="0" w:evenHBand="0" w:firstRowFirstColumn="0" w:firstRowLastColumn="0" w:lastRowFirstColumn="0" w:lastRowLastColumn="0"/>
            </w:pPr>
          </w:p>
        </w:tc>
      </w:tr>
      <w:tr w:rsidR="008A2190" w:rsidRPr="004B5A5F" w14:paraId="60A7507E" w14:textId="77777777" w:rsidTr="004B5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08C7F43" w14:textId="14E18D09" w:rsidR="008A2190" w:rsidRPr="004B5A5F" w:rsidRDefault="008A2190" w:rsidP="004B5A5F">
            <w:pPr>
              <w:jc w:val="left"/>
            </w:pPr>
            <w:r w:rsidRPr="004B5A5F">
              <w:t>Apple App Store</w:t>
            </w:r>
          </w:p>
        </w:tc>
        <w:tc>
          <w:tcPr>
            <w:tcW w:w="2127" w:type="dxa"/>
          </w:tcPr>
          <w:p w14:paraId="78FAEA07" w14:textId="6F7C28AB" w:rsidR="008A2190" w:rsidRPr="004B5A5F" w:rsidRDefault="008A2190" w:rsidP="004B5A5F">
            <w:pPr>
              <w:jc w:val="left"/>
              <w:cnfStyle w:val="000000100000" w:firstRow="0" w:lastRow="0" w:firstColumn="0" w:lastColumn="0" w:oddVBand="0" w:evenVBand="0" w:oddHBand="1" w:evenHBand="0" w:firstRowFirstColumn="0" w:firstRowLastColumn="0" w:lastRowFirstColumn="0" w:lastRowLastColumn="0"/>
            </w:pPr>
            <w:r w:rsidRPr="004B5A5F">
              <w:t>iPhone 8 Plus screenshots</w:t>
            </w:r>
          </w:p>
        </w:tc>
        <w:tc>
          <w:tcPr>
            <w:tcW w:w="3827" w:type="dxa"/>
          </w:tcPr>
          <w:p w14:paraId="4CF113B1" w14:textId="2B5753FA" w:rsidR="008A2190" w:rsidRPr="004B5A5F" w:rsidRDefault="008A2190" w:rsidP="004B5A5F">
            <w:pPr>
              <w:jc w:val="left"/>
              <w:cnfStyle w:val="000000100000" w:firstRow="0" w:lastRow="0" w:firstColumn="0" w:lastColumn="0" w:oddVBand="0" w:evenVBand="0" w:oddHBand="1" w:evenHBand="0" w:firstRowFirstColumn="0" w:firstRowLastColumn="0" w:lastRowFirstColumn="0" w:lastRowLastColumn="0"/>
            </w:pPr>
            <w:r w:rsidRPr="004B5A5F">
              <w:t xml:space="preserve">minimum </w:t>
            </w:r>
            <w:r w:rsidR="005974AB">
              <w:t xml:space="preserve">of </w:t>
            </w:r>
            <w:r w:rsidRPr="004B5A5F">
              <w:t>3, 100% scale</w:t>
            </w:r>
          </w:p>
        </w:tc>
        <w:tc>
          <w:tcPr>
            <w:tcW w:w="1366" w:type="dxa"/>
          </w:tcPr>
          <w:p w14:paraId="578D3E99" w14:textId="77777777" w:rsidR="008A2190" w:rsidRPr="004B5A5F" w:rsidRDefault="008A2190" w:rsidP="004B5A5F">
            <w:pPr>
              <w:jc w:val="left"/>
              <w:cnfStyle w:val="000000100000" w:firstRow="0" w:lastRow="0" w:firstColumn="0" w:lastColumn="0" w:oddVBand="0" w:evenVBand="0" w:oddHBand="1" w:evenHBand="0" w:firstRowFirstColumn="0" w:firstRowLastColumn="0" w:lastRowFirstColumn="0" w:lastRowLastColumn="0"/>
            </w:pPr>
          </w:p>
        </w:tc>
      </w:tr>
      <w:tr w:rsidR="005C01FD" w:rsidRPr="004B5A5F" w14:paraId="7B2ACAD7" w14:textId="4D5F187F" w:rsidTr="004B5A5F">
        <w:tc>
          <w:tcPr>
            <w:cnfStyle w:val="001000000000" w:firstRow="0" w:lastRow="0" w:firstColumn="1" w:lastColumn="0" w:oddVBand="0" w:evenVBand="0" w:oddHBand="0" w:evenHBand="0" w:firstRowFirstColumn="0" w:firstRowLastColumn="0" w:lastRowFirstColumn="0" w:lastRowLastColumn="0"/>
            <w:tcW w:w="1696" w:type="dxa"/>
          </w:tcPr>
          <w:p w14:paraId="317021B2" w14:textId="2BEC4C57" w:rsidR="005C01FD" w:rsidRPr="004B5A5F" w:rsidRDefault="008A2190" w:rsidP="004B5A5F">
            <w:pPr>
              <w:jc w:val="left"/>
            </w:pPr>
            <w:r w:rsidRPr="004B5A5F">
              <w:t>Apple App Store</w:t>
            </w:r>
          </w:p>
        </w:tc>
        <w:tc>
          <w:tcPr>
            <w:tcW w:w="2127" w:type="dxa"/>
          </w:tcPr>
          <w:p w14:paraId="7E5BD11F" w14:textId="5AB64A65" w:rsidR="005C01FD" w:rsidRPr="004B5A5F" w:rsidRDefault="008A2190" w:rsidP="004B5A5F">
            <w:pPr>
              <w:jc w:val="left"/>
              <w:cnfStyle w:val="000000000000" w:firstRow="0" w:lastRow="0" w:firstColumn="0" w:lastColumn="0" w:oddVBand="0" w:evenVBand="0" w:oddHBand="0" w:evenHBand="0" w:firstRowFirstColumn="0" w:firstRowLastColumn="0" w:lastRowFirstColumn="0" w:lastRowLastColumn="0"/>
            </w:pPr>
            <w:r w:rsidRPr="004B5A5F">
              <w:t>iPad Pro 3</w:t>
            </w:r>
            <w:r w:rsidRPr="004B5A5F">
              <w:rPr>
                <w:vertAlign w:val="superscript"/>
              </w:rPr>
              <w:t>rd</w:t>
            </w:r>
            <w:r w:rsidRPr="004B5A5F">
              <w:t xml:space="preserve"> Gen screenshots</w:t>
            </w:r>
          </w:p>
        </w:tc>
        <w:tc>
          <w:tcPr>
            <w:tcW w:w="3827" w:type="dxa"/>
          </w:tcPr>
          <w:p w14:paraId="2372837B" w14:textId="35A3744A" w:rsidR="005C01FD" w:rsidRPr="004B5A5F" w:rsidRDefault="008A2190" w:rsidP="004B5A5F">
            <w:pPr>
              <w:jc w:val="left"/>
              <w:cnfStyle w:val="000000000000" w:firstRow="0" w:lastRow="0" w:firstColumn="0" w:lastColumn="0" w:oddVBand="0" w:evenVBand="0" w:oddHBand="0" w:evenHBand="0" w:firstRowFirstColumn="0" w:firstRowLastColumn="0" w:lastRowFirstColumn="0" w:lastRowLastColumn="0"/>
            </w:pPr>
            <w:r w:rsidRPr="004B5A5F">
              <w:t xml:space="preserve">minimum </w:t>
            </w:r>
            <w:r w:rsidR="005974AB">
              <w:t xml:space="preserve">of </w:t>
            </w:r>
            <w:r w:rsidRPr="004B5A5F">
              <w:t>3, 100% scale</w:t>
            </w:r>
          </w:p>
        </w:tc>
        <w:tc>
          <w:tcPr>
            <w:tcW w:w="1366" w:type="dxa"/>
          </w:tcPr>
          <w:p w14:paraId="543B9AB9" w14:textId="77777777" w:rsidR="005C01FD" w:rsidRPr="004B5A5F" w:rsidRDefault="005C01FD" w:rsidP="004B5A5F">
            <w:pPr>
              <w:jc w:val="left"/>
              <w:cnfStyle w:val="000000000000" w:firstRow="0" w:lastRow="0" w:firstColumn="0" w:lastColumn="0" w:oddVBand="0" w:evenVBand="0" w:oddHBand="0" w:evenHBand="0" w:firstRowFirstColumn="0" w:firstRowLastColumn="0" w:lastRowFirstColumn="0" w:lastRowLastColumn="0"/>
            </w:pPr>
          </w:p>
        </w:tc>
      </w:tr>
      <w:tr w:rsidR="005C01FD" w:rsidRPr="004B5A5F" w14:paraId="31D590FF" w14:textId="0DAB9C34" w:rsidTr="004B5A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E45635C" w14:textId="233976AE" w:rsidR="005C01FD" w:rsidRPr="004B5A5F" w:rsidRDefault="008A2190" w:rsidP="004B5A5F">
            <w:pPr>
              <w:jc w:val="left"/>
            </w:pPr>
            <w:r w:rsidRPr="004B5A5F">
              <w:t>Apple App Store</w:t>
            </w:r>
          </w:p>
        </w:tc>
        <w:tc>
          <w:tcPr>
            <w:tcW w:w="2127" w:type="dxa"/>
          </w:tcPr>
          <w:p w14:paraId="33B48D0C" w14:textId="55595C22" w:rsidR="005C01FD" w:rsidRPr="004B5A5F" w:rsidRDefault="008A2190" w:rsidP="004B5A5F">
            <w:pPr>
              <w:jc w:val="left"/>
              <w:cnfStyle w:val="000000100000" w:firstRow="0" w:lastRow="0" w:firstColumn="0" w:lastColumn="0" w:oddVBand="0" w:evenVBand="0" w:oddHBand="1" w:evenHBand="0" w:firstRowFirstColumn="0" w:firstRowLastColumn="0" w:lastRowFirstColumn="0" w:lastRowLastColumn="0"/>
            </w:pPr>
            <w:r w:rsidRPr="004B5A5F">
              <w:t>iPad Pro 2</w:t>
            </w:r>
            <w:r w:rsidRPr="004B5A5F">
              <w:rPr>
                <w:vertAlign w:val="superscript"/>
              </w:rPr>
              <w:t>nd</w:t>
            </w:r>
            <w:r w:rsidRPr="004B5A5F">
              <w:t xml:space="preserve"> Gen screenshots</w:t>
            </w:r>
          </w:p>
        </w:tc>
        <w:tc>
          <w:tcPr>
            <w:tcW w:w="3827" w:type="dxa"/>
          </w:tcPr>
          <w:p w14:paraId="3093D16A" w14:textId="1C578611" w:rsidR="005C01FD" w:rsidRPr="004B5A5F" w:rsidRDefault="008A2190" w:rsidP="004B5A5F">
            <w:pPr>
              <w:jc w:val="left"/>
              <w:cnfStyle w:val="000000100000" w:firstRow="0" w:lastRow="0" w:firstColumn="0" w:lastColumn="0" w:oddVBand="0" w:evenVBand="0" w:oddHBand="1" w:evenHBand="0" w:firstRowFirstColumn="0" w:firstRowLastColumn="0" w:lastRowFirstColumn="0" w:lastRowLastColumn="0"/>
            </w:pPr>
            <w:r w:rsidRPr="004B5A5F">
              <w:t xml:space="preserve">minimum </w:t>
            </w:r>
            <w:r w:rsidR="005974AB">
              <w:t xml:space="preserve">of </w:t>
            </w:r>
            <w:r w:rsidRPr="004B5A5F">
              <w:t>3, 100% scale</w:t>
            </w:r>
          </w:p>
        </w:tc>
        <w:tc>
          <w:tcPr>
            <w:tcW w:w="1366" w:type="dxa"/>
          </w:tcPr>
          <w:p w14:paraId="0B942713" w14:textId="77777777" w:rsidR="005C01FD" w:rsidRPr="004B5A5F" w:rsidRDefault="005C01FD" w:rsidP="004B5A5F">
            <w:pPr>
              <w:jc w:val="left"/>
              <w:cnfStyle w:val="000000100000" w:firstRow="0" w:lastRow="0" w:firstColumn="0" w:lastColumn="0" w:oddVBand="0" w:evenVBand="0" w:oddHBand="1" w:evenHBand="0" w:firstRowFirstColumn="0" w:firstRowLastColumn="0" w:lastRowFirstColumn="0" w:lastRowLastColumn="0"/>
            </w:pPr>
          </w:p>
        </w:tc>
      </w:tr>
    </w:tbl>
    <w:p w14:paraId="333803D5" w14:textId="62A29B3F" w:rsidR="007039A1" w:rsidRPr="004B5A5F" w:rsidRDefault="007039A1" w:rsidP="004B5A5F">
      <w:pPr>
        <w:pStyle w:val="Heading1"/>
      </w:pPr>
      <w:bookmarkStart w:id="23" w:name="_Toc53495437"/>
      <w:r w:rsidRPr="004B5A5F">
        <w:t>Store Listing</w:t>
      </w:r>
      <w:bookmarkEnd w:id="23"/>
    </w:p>
    <w:p w14:paraId="132AA4BE" w14:textId="092CA2DF" w:rsidR="007039A1" w:rsidRPr="004B5A5F" w:rsidRDefault="007039A1" w:rsidP="004B5A5F">
      <w:r w:rsidRPr="004B5A5F">
        <w:t>Please provide details below concerning your store listing</w:t>
      </w:r>
      <w:r w:rsidR="001C6DE7" w:rsidRPr="004B5A5F">
        <w:t>. Note that support email addresses are publicly displayed alongside the app on the store.</w:t>
      </w:r>
    </w:p>
    <w:p w14:paraId="1A321959" w14:textId="0F033298" w:rsidR="007039A1" w:rsidRPr="004B5A5F" w:rsidRDefault="007039A1" w:rsidP="004B5A5F"/>
    <w:tbl>
      <w:tblPr>
        <w:tblStyle w:val="PlainTable1"/>
        <w:tblW w:w="5000" w:type="pct"/>
        <w:tblLayout w:type="fixed"/>
        <w:tblLook w:val="0480" w:firstRow="0" w:lastRow="0" w:firstColumn="1" w:lastColumn="0" w:noHBand="0" w:noVBand="1"/>
      </w:tblPr>
      <w:tblGrid>
        <w:gridCol w:w="3963"/>
        <w:gridCol w:w="5053"/>
      </w:tblGrid>
      <w:tr w:rsidR="007039A1" w:rsidRPr="004B5A5F" w14:paraId="4F88919C" w14:textId="77777777" w:rsidTr="0070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pct"/>
          </w:tcPr>
          <w:p w14:paraId="685D2C01" w14:textId="65DB306E" w:rsidR="007039A1" w:rsidRPr="004B5A5F" w:rsidRDefault="007039A1" w:rsidP="00577952">
            <w:pPr>
              <w:jc w:val="left"/>
              <w:rPr>
                <w:b w:val="0"/>
                <w:bCs w:val="0"/>
              </w:rPr>
            </w:pPr>
            <w:r w:rsidRPr="004B5A5F">
              <w:t>Subtitle / Tagline</w:t>
            </w:r>
            <w:r w:rsidR="00096AD9">
              <w:t xml:space="preserve"> (App Store)</w:t>
            </w:r>
          </w:p>
          <w:p w14:paraId="596E01BF" w14:textId="77777777" w:rsidR="007039A1" w:rsidRPr="004B5A5F" w:rsidRDefault="007039A1" w:rsidP="00577952">
            <w:pPr>
              <w:jc w:val="left"/>
            </w:pPr>
            <w:r w:rsidRPr="004B5A5F">
              <w:t>(30 characters)</w:t>
            </w:r>
          </w:p>
        </w:tc>
        <w:tc>
          <w:tcPr>
            <w:tcW w:w="2802" w:type="pct"/>
          </w:tcPr>
          <w:p w14:paraId="6C45DEFD" w14:textId="77777777" w:rsidR="007039A1" w:rsidRPr="004B5A5F" w:rsidRDefault="007039A1" w:rsidP="00577952">
            <w:pPr>
              <w:jc w:val="left"/>
              <w:cnfStyle w:val="000000100000" w:firstRow="0" w:lastRow="0" w:firstColumn="0" w:lastColumn="0" w:oddVBand="0" w:evenVBand="0" w:oddHBand="1" w:evenHBand="0" w:firstRowFirstColumn="0" w:firstRowLastColumn="0" w:lastRowFirstColumn="0" w:lastRowLastColumn="0"/>
            </w:pPr>
          </w:p>
        </w:tc>
      </w:tr>
      <w:tr w:rsidR="00096AD9" w:rsidRPr="004B5A5F" w14:paraId="5E61C80B" w14:textId="77777777" w:rsidTr="007039A1">
        <w:tc>
          <w:tcPr>
            <w:cnfStyle w:val="001000000000" w:firstRow="0" w:lastRow="0" w:firstColumn="1" w:lastColumn="0" w:oddVBand="0" w:evenVBand="0" w:oddHBand="0" w:evenHBand="0" w:firstRowFirstColumn="0" w:firstRowLastColumn="0" w:lastRowFirstColumn="0" w:lastRowLastColumn="0"/>
            <w:tcW w:w="2198" w:type="pct"/>
          </w:tcPr>
          <w:p w14:paraId="6E723E3C" w14:textId="391587A1" w:rsidR="00096AD9" w:rsidRDefault="00096AD9" w:rsidP="00577952">
            <w:pPr>
              <w:jc w:val="left"/>
              <w:rPr>
                <w:b w:val="0"/>
                <w:bCs w:val="0"/>
              </w:rPr>
            </w:pPr>
            <w:r>
              <w:t>Short Description (Google Play) / Promotional Text (App Store)</w:t>
            </w:r>
          </w:p>
          <w:p w14:paraId="069AA8AB" w14:textId="3B607567" w:rsidR="00096AD9" w:rsidRPr="004B5A5F" w:rsidRDefault="00096AD9" w:rsidP="00577952">
            <w:pPr>
              <w:jc w:val="left"/>
            </w:pPr>
            <w:r>
              <w:t>(80 characters)</w:t>
            </w:r>
          </w:p>
        </w:tc>
        <w:tc>
          <w:tcPr>
            <w:tcW w:w="2802" w:type="pct"/>
          </w:tcPr>
          <w:p w14:paraId="76455F31" w14:textId="77777777" w:rsidR="00096AD9" w:rsidRPr="004B5A5F" w:rsidRDefault="00096AD9" w:rsidP="00577952">
            <w:pPr>
              <w:jc w:val="left"/>
              <w:cnfStyle w:val="000000000000" w:firstRow="0" w:lastRow="0" w:firstColumn="0" w:lastColumn="0" w:oddVBand="0" w:evenVBand="0" w:oddHBand="0" w:evenHBand="0" w:firstRowFirstColumn="0" w:firstRowLastColumn="0" w:lastRowFirstColumn="0" w:lastRowLastColumn="0"/>
            </w:pPr>
          </w:p>
        </w:tc>
      </w:tr>
      <w:tr w:rsidR="007039A1" w:rsidRPr="004B5A5F" w14:paraId="52CAC4F5" w14:textId="77777777" w:rsidTr="0070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pct"/>
          </w:tcPr>
          <w:p w14:paraId="4546F7B2" w14:textId="77777777" w:rsidR="007039A1" w:rsidRPr="004B5A5F" w:rsidRDefault="007039A1" w:rsidP="00577952">
            <w:pPr>
              <w:jc w:val="left"/>
              <w:rPr>
                <w:b w:val="0"/>
                <w:bCs w:val="0"/>
              </w:rPr>
            </w:pPr>
            <w:r w:rsidRPr="004B5A5F">
              <w:t>Release Notes</w:t>
            </w:r>
          </w:p>
          <w:p w14:paraId="4E994254" w14:textId="1E9022A6" w:rsidR="007039A1" w:rsidRPr="004B5A5F" w:rsidRDefault="007039A1" w:rsidP="00577952">
            <w:pPr>
              <w:jc w:val="left"/>
            </w:pPr>
            <w:r w:rsidRPr="004B5A5F">
              <w:t>(</w:t>
            </w:r>
            <w:r w:rsidR="00096AD9">
              <w:t>4000</w:t>
            </w:r>
            <w:r w:rsidRPr="004B5A5F">
              <w:t xml:space="preserve"> characters)</w:t>
            </w:r>
          </w:p>
        </w:tc>
        <w:tc>
          <w:tcPr>
            <w:tcW w:w="2802" w:type="pct"/>
          </w:tcPr>
          <w:p w14:paraId="6892621C" w14:textId="77777777" w:rsidR="007039A1" w:rsidRPr="004B5A5F" w:rsidRDefault="007039A1" w:rsidP="00577952">
            <w:pPr>
              <w:jc w:val="left"/>
              <w:cnfStyle w:val="000000100000" w:firstRow="0" w:lastRow="0" w:firstColumn="0" w:lastColumn="0" w:oddVBand="0" w:evenVBand="0" w:oddHBand="1" w:evenHBand="0" w:firstRowFirstColumn="0" w:firstRowLastColumn="0" w:lastRowFirstColumn="0" w:lastRowLastColumn="0"/>
            </w:pPr>
          </w:p>
        </w:tc>
      </w:tr>
      <w:tr w:rsidR="007039A1" w:rsidRPr="004B5A5F" w14:paraId="7BEC7F8A" w14:textId="77777777" w:rsidTr="007039A1">
        <w:tc>
          <w:tcPr>
            <w:cnfStyle w:val="001000000000" w:firstRow="0" w:lastRow="0" w:firstColumn="1" w:lastColumn="0" w:oddVBand="0" w:evenVBand="0" w:oddHBand="0" w:evenHBand="0" w:firstRowFirstColumn="0" w:firstRowLastColumn="0" w:lastRowFirstColumn="0" w:lastRowLastColumn="0"/>
            <w:tcW w:w="2198" w:type="pct"/>
          </w:tcPr>
          <w:p w14:paraId="47F2BD5A" w14:textId="77777777" w:rsidR="007039A1" w:rsidRPr="004B5A5F" w:rsidRDefault="007039A1" w:rsidP="00577952">
            <w:pPr>
              <w:jc w:val="left"/>
              <w:rPr>
                <w:b w:val="0"/>
                <w:bCs w:val="0"/>
              </w:rPr>
            </w:pPr>
            <w:r w:rsidRPr="004B5A5F">
              <w:t>Long Description</w:t>
            </w:r>
          </w:p>
          <w:p w14:paraId="4656F113" w14:textId="77777777" w:rsidR="007039A1" w:rsidRPr="004B5A5F" w:rsidRDefault="007039A1" w:rsidP="00577952">
            <w:pPr>
              <w:jc w:val="left"/>
            </w:pPr>
            <w:r w:rsidRPr="004B5A5F">
              <w:t>(4000 characters)</w:t>
            </w:r>
          </w:p>
        </w:tc>
        <w:tc>
          <w:tcPr>
            <w:tcW w:w="2802" w:type="pct"/>
          </w:tcPr>
          <w:p w14:paraId="106B3568" w14:textId="77777777" w:rsidR="007039A1" w:rsidRPr="004B5A5F" w:rsidRDefault="007039A1" w:rsidP="00577952">
            <w:pPr>
              <w:jc w:val="left"/>
              <w:cnfStyle w:val="000000000000" w:firstRow="0" w:lastRow="0" w:firstColumn="0" w:lastColumn="0" w:oddVBand="0" w:evenVBand="0" w:oddHBand="0" w:evenHBand="0" w:firstRowFirstColumn="0" w:firstRowLastColumn="0" w:lastRowFirstColumn="0" w:lastRowLastColumn="0"/>
            </w:pPr>
          </w:p>
        </w:tc>
      </w:tr>
      <w:tr w:rsidR="007039A1" w:rsidRPr="004B5A5F" w14:paraId="4BBFD8B4" w14:textId="77777777" w:rsidTr="0070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pct"/>
          </w:tcPr>
          <w:p w14:paraId="3AE5CA25" w14:textId="5DC4D252" w:rsidR="007039A1" w:rsidRPr="004B5A5F" w:rsidRDefault="007039A1" w:rsidP="00577952">
            <w:pPr>
              <w:jc w:val="left"/>
              <w:rPr>
                <w:b w:val="0"/>
                <w:bCs w:val="0"/>
              </w:rPr>
            </w:pPr>
            <w:r w:rsidRPr="004B5A5F">
              <w:t>Desired Keywords</w:t>
            </w:r>
          </w:p>
          <w:p w14:paraId="1C88AE68" w14:textId="6CB2B534" w:rsidR="007039A1" w:rsidRPr="004B5A5F" w:rsidRDefault="007039A1" w:rsidP="00577952">
            <w:pPr>
              <w:jc w:val="left"/>
            </w:pPr>
            <w:r w:rsidRPr="004B5A5F">
              <w:lastRenderedPageBreak/>
              <w:t>(choose at least 4</w:t>
            </w:r>
            <w:r w:rsidR="00597F51">
              <w:t>;</w:t>
            </w:r>
            <w:r w:rsidRPr="004B5A5F">
              <w:t xml:space="preserve"> Google Play has a pre-defined list so </w:t>
            </w:r>
            <w:r w:rsidR="004C7A69" w:rsidRPr="004B5A5F">
              <w:t>the MDS</w:t>
            </w:r>
            <w:r w:rsidRPr="004B5A5F">
              <w:t xml:space="preserve"> will choose close matches where </w:t>
            </w:r>
            <w:r w:rsidR="004C7A69" w:rsidRPr="004B5A5F">
              <w:t>possible</w:t>
            </w:r>
            <w:r w:rsidRPr="004B5A5F">
              <w:t>)</w:t>
            </w:r>
          </w:p>
        </w:tc>
        <w:tc>
          <w:tcPr>
            <w:tcW w:w="2802" w:type="pct"/>
          </w:tcPr>
          <w:p w14:paraId="429791C4" w14:textId="77777777" w:rsidR="007039A1" w:rsidRPr="004B5A5F" w:rsidRDefault="007039A1" w:rsidP="00577952">
            <w:pPr>
              <w:jc w:val="left"/>
              <w:cnfStyle w:val="000000100000" w:firstRow="0" w:lastRow="0" w:firstColumn="0" w:lastColumn="0" w:oddVBand="0" w:evenVBand="0" w:oddHBand="1" w:evenHBand="0" w:firstRowFirstColumn="0" w:firstRowLastColumn="0" w:lastRowFirstColumn="0" w:lastRowLastColumn="0"/>
            </w:pPr>
          </w:p>
        </w:tc>
      </w:tr>
      <w:tr w:rsidR="007039A1" w:rsidRPr="004B5A5F" w14:paraId="10A68DBA" w14:textId="77777777" w:rsidTr="007039A1">
        <w:tc>
          <w:tcPr>
            <w:cnfStyle w:val="001000000000" w:firstRow="0" w:lastRow="0" w:firstColumn="1" w:lastColumn="0" w:oddVBand="0" w:evenVBand="0" w:oddHBand="0" w:evenHBand="0" w:firstRowFirstColumn="0" w:firstRowLastColumn="0" w:lastRowFirstColumn="0" w:lastRowLastColumn="0"/>
            <w:tcW w:w="2198" w:type="pct"/>
          </w:tcPr>
          <w:p w14:paraId="41B0ABB6" w14:textId="77777777" w:rsidR="007039A1" w:rsidRPr="004B5A5F" w:rsidRDefault="007039A1" w:rsidP="00577952">
            <w:pPr>
              <w:jc w:val="left"/>
              <w:rPr>
                <w:b w:val="0"/>
                <w:bCs w:val="0"/>
              </w:rPr>
            </w:pPr>
            <w:r w:rsidRPr="004B5A5F">
              <w:t>Desired Store Category</w:t>
            </w:r>
          </w:p>
          <w:p w14:paraId="19E95CB1" w14:textId="7D859283" w:rsidR="007039A1" w:rsidRPr="004B5A5F" w:rsidRDefault="007039A1" w:rsidP="00577952">
            <w:pPr>
              <w:jc w:val="left"/>
            </w:pPr>
            <w:r w:rsidRPr="004B5A5F">
              <w:t xml:space="preserve">(both stores have a pre-defined list so it is worth checking in advance which category you want otherwise </w:t>
            </w:r>
            <w:r w:rsidR="004C7A69" w:rsidRPr="004B5A5F">
              <w:t>the MDS</w:t>
            </w:r>
            <w:r w:rsidRPr="004B5A5F">
              <w:t xml:space="preserve"> will pick something appropriate)</w:t>
            </w:r>
          </w:p>
        </w:tc>
        <w:tc>
          <w:tcPr>
            <w:tcW w:w="2802" w:type="pct"/>
          </w:tcPr>
          <w:p w14:paraId="2895A9F9" w14:textId="77777777" w:rsidR="007039A1" w:rsidRPr="004B5A5F" w:rsidRDefault="007039A1" w:rsidP="00577952">
            <w:pPr>
              <w:jc w:val="left"/>
              <w:cnfStyle w:val="000000000000" w:firstRow="0" w:lastRow="0" w:firstColumn="0" w:lastColumn="0" w:oddVBand="0" w:evenVBand="0" w:oddHBand="0" w:evenHBand="0" w:firstRowFirstColumn="0" w:firstRowLastColumn="0" w:lastRowFirstColumn="0" w:lastRowLastColumn="0"/>
            </w:pPr>
          </w:p>
        </w:tc>
      </w:tr>
      <w:tr w:rsidR="007039A1" w:rsidRPr="004B5A5F" w14:paraId="38D66856" w14:textId="77777777" w:rsidTr="0070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pct"/>
          </w:tcPr>
          <w:p w14:paraId="3D02DA63" w14:textId="1571F6AA" w:rsidR="007039A1" w:rsidRPr="004B5A5F" w:rsidRDefault="007039A1" w:rsidP="00577952">
            <w:pPr>
              <w:jc w:val="left"/>
            </w:pPr>
            <w:r w:rsidRPr="004B5A5F">
              <w:t>Promo Video URL</w:t>
            </w:r>
            <w:r w:rsidR="006B127D">
              <w:t xml:space="preserve"> (Optional)</w:t>
            </w:r>
          </w:p>
        </w:tc>
        <w:tc>
          <w:tcPr>
            <w:tcW w:w="2802" w:type="pct"/>
          </w:tcPr>
          <w:p w14:paraId="3180E4CD" w14:textId="5605ACCA" w:rsidR="007039A1" w:rsidRPr="004B5A5F" w:rsidRDefault="007039A1" w:rsidP="00577952">
            <w:pPr>
              <w:jc w:val="left"/>
              <w:cnfStyle w:val="000000100000" w:firstRow="0" w:lastRow="0" w:firstColumn="0" w:lastColumn="0" w:oddVBand="0" w:evenVBand="0" w:oddHBand="1" w:evenHBand="0" w:firstRowFirstColumn="0" w:firstRowLastColumn="0" w:lastRowFirstColumn="0" w:lastRowLastColumn="0"/>
            </w:pPr>
          </w:p>
        </w:tc>
      </w:tr>
      <w:tr w:rsidR="007039A1" w:rsidRPr="004B5A5F" w14:paraId="604534FE" w14:textId="77777777" w:rsidTr="007039A1">
        <w:tc>
          <w:tcPr>
            <w:cnfStyle w:val="001000000000" w:firstRow="0" w:lastRow="0" w:firstColumn="1" w:lastColumn="0" w:oddVBand="0" w:evenVBand="0" w:oddHBand="0" w:evenHBand="0" w:firstRowFirstColumn="0" w:firstRowLastColumn="0" w:lastRowFirstColumn="0" w:lastRowLastColumn="0"/>
            <w:tcW w:w="2198" w:type="pct"/>
          </w:tcPr>
          <w:p w14:paraId="3A537BD8" w14:textId="5A4335BA" w:rsidR="007039A1" w:rsidRPr="004B5A5F" w:rsidRDefault="007039A1" w:rsidP="00577952">
            <w:pPr>
              <w:jc w:val="left"/>
            </w:pPr>
            <w:r w:rsidRPr="004B5A5F">
              <w:t>Support Email</w:t>
            </w:r>
          </w:p>
        </w:tc>
        <w:tc>
          <w:tcPr>
            <w:tcW w:w="2802" w:type="pct"/>
          </w:tcPr>
          <w:p w14:paraId="2FC2D3D4" w14:textId="5F711695" w:rsidR="007039A1" w:rsidRPr="004B5A5F" w:rsidRDefault="007039A1" w:rsidP="00577952">
            <w:pPr>
              <w:jc w:val="left"/>
              <w:cnfStyle w:val="000000000000" w:firstRow="0" w:lastRow="0" w:firstColumn="0" w:lastColumn="0" w:oddVBand="0" w:evenVBand="0" w:oddHBand="0" w:evenHBand="0" w:firstRowFirstColumn="0" w:firstRowLastColumn="0" w:lastRowFirstColumn="0" w:lastRowLastColumn="0"/>
            </w:pPr>
          </w:p>
        </w:tc>
      </w:tr>
      <w:tr w:rsidR="007039A1" w:rsidRPr="004B5A5F" w14:paraId="47893341" w14:textId="77777777" w:rsidTr="0070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pct"/>
          </w:tcPr>
          <w:p w14:paraId="5A0EF154" w14:textId="77777777" w:rsidR="007039A1" w:rsidRPr="004B5A5F" w:rsidRDefault="007039A1" w:rsidP="00577952">
            <w:pPr>
              <w:jc w:val="left"/>
            </w:pPr>
            <w:r w:rsidRPr="004B5A5F">
              <w:t>Support URL</w:t>
            </w:r>
          </w:p>
        </w:tc>
        <w:tc>
          <w:tcPr>
            <w:tcW w:w="2802" w:type="pct"/>
          </w:tcPr>
          <w:p w14:paraId="0A4D036D" w14:textId="3E1976A2" w:rsidR="007039A1" w:rsidRPr="004B5A5F" w:rsidRDefault="0046694D" w:rsidP="00577952">
            <w:pPr>
              <w:jc w:val="left"/>
              <w:cnfStyle w:val="000000100000" w:firstRow="0" w:lastRow="0" w:firstColumn="0" w:lastColumn="0" w:oddVBand="0" w:evenVBand="0" w:oddHBand="1" w:evenHBand="0" w:firstRowFirstColumn="0" w:firstRowLastColumn="0" w:lastRowFirstColumn="0" w:lastRowLastColumn="0"/>
            </w:pPr>
            <w:r w:rsidRPr="0046694D">
              <w:t>www.badbir.org/Contact/</w:t>
            </w:r>
          </w:p>
        </w:tc>
      </w:tr>
      <w:tr w:rsidR="007039A1" w:rsidRPr="004B5A5F" w14:paraId="5A4A36F4" w14:textId="77777777" w:rsidTr="007039A1">
        <w:tc>
          <w:tcPr>
            <w:cnfStyle w:val="001000000000" w:firstRow="0" w:lastRow="0" w:firstColumn="1" w:lastColumn="0" w:oddVBand="0" w:evenVBand="0" w:oddHBand="0" w:evenHBand="0" w:firstRowFirstColumn="0" w:firstRowLastColumn="0" w:lastRowFirstColumn="0" w:lastRowLastColumn="0"/>
            <w:tcW w:w="2198" w:type="pct"/>
          </w:tcPr>
          <w:p w14:paraId="277C833C" w14:textId="771AE01D" w:rsidR="007039A1" w:rsidRPr="004B5A5F" w:rsidRDefault="007039A1" w:rsidP="00577952">
            <w:pPr>
              <w:jc w:val="left"/>
            </w:pPr>
            <w:r w:rsidRPr="004B5A5F">
              <w:t>App Website</w:t>
            </w:r>
          </w:p>
        </w:tc>
        <w:tc>
          <w:tcPr>
            <w:tcW w:w="2802" w:type="pct"/>
          </w:tcPr>
          <w:p w14:paraId="6EC36D6F" w14:textId="7DBF72CD" w:rsidR="007039A1" w:rsidRPr="004B5A5F" w:rsidRDefault="009467DE" w:rsidP="00577952">
            <w:pPr>
              <w:jc w:val="left"/>
              <w:cnfStyle w:val="000000000000" w:firstRow="0" w:lastRow="0" w:firstColumn="0" w:lastColumn="0" w:oddVBand="0" w:evenVBand="0" w:oddHBand="0" w:evenHBand="0" w:firstRowFirstColumn="0" w:firstRowLastColumn="0" w:lastRowFirstColumn="0" w:lastRowLastColumn="0"/>
            </w:pPr>
            <w:r>
              <w:t>https://</w:t>
            </w:r>
            <w:r w:rsidR="0046694D">
              <w:t xml:space="preserve">patient.badbir.org </w:t>
            </w:r>
          </w:p>
        </w:tc>
      </w:tr>
      <w:tr w:rsidR="007039A1" w:rsidRPr="004B5A5F" w14:paraId="7CE2E7F3" w14:textId="77777777" w:rsidTr="0070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pct"/>
          </w:tcPr>
          <w:p w14:paraId="75802977" w14:textId="1B29B6BA" w:rsidR="007039A1" w:rsidRPr="004B5A5F" w:rsidRDefault="007039A1" w:rsidP="00577952">
            <w:pPr>
              <w:jc w:val="left"/>
              <w:rPr>
                <w:b w:val="0"/>
                <w:bCs w:val="0"/>
              </w:rPr>
            </w:pPr>
            <w:r w:rsidRPr="004B5A5F">
              <w:t>Privacy Policy</w:t>
            </w:r>
          </w:p>
        </w:tc>
        <w:tc>
          <w:tcPr>
            <w:tcW w:w="2802" w:type="pct"/>
          </w:tcPr>
          <w:p w14:paraId="50C3A6CD" w14:textId="75CEFDBE" w:rsidR="007039A1" w:rsidRPr="004B5A5F" w:rsidRDefault="00EF267D" w:rsidP="00577952">
            <w:pPr>
              <w:jc w:val="left"/>
              <w:cnfStyle w:val="000000100000" w:firstRow="0" w:lastRow="0" w:firstColumn="0" w:lastColumn="0" w:oddVBand="0" w:evenVBand="0" w:oddHBand="1" w:evenHBand="0" w:firstRowFirstColumn="0" w:firstRowLastColumn="0" w:lastRowFirstColumn="0" w:lastRowLastColumn="0"/>
            </w:pPr>
            <w:hyperlink r:id="rId16" w:history="1">
              <w:r w:rsidR="007039A1" w:rsidRPr="004B5A5F">
                <w:rPr>
                  <w:rStyle w:val="Hyperlink"/>
                </w:rPr>
                <w:t>http://documents.manchester.ac.uk/display.aspx?DocID=37095</w:t>
              </w:r>
            </w:hyperlink>
          </w:p>
        </w:tc>
      </w:tr>
      <w:tr w:rsidR="001C6DE7" w:rsidRPr="004B5A5F" w14:paraId="5E1F235C" w14:textId="77777777" w:rsidTr="007039A1">
        <w:tc>
          <w:tcPr>
            <w:cnfStyle w:val="001000000000" w:firstRow="0" w:lastRow="0" w:firstColumn="1" w:lastColumn="0" w:oddVBand="0" w:evenVBand="0" w:oddHBand="0" w:evenHBand="0" w:firstRowFirstColumn="0" w:firstRowLastColumn="0" w:lastRowFirstColumn="0" w:lastRowLastColumn="0"/>
            <w:tcW w:w="2198" w:type="pct"/>
          </w:tcPr>
          <w:p w14:paraId="46D8CEB8" w14:textId="3F89367E" w:rsidR="001C6DE7" w:rsidRPr="004B5A5F" w:rsidRDefault="001C6DE7" w:rsidP="00577952">
            <w:pPr>
              <w:jc w:val="left"/>
            </w:pPr>
            <w:r w:rsidRPr="004B5A5F">
              <w:t>Do you want the app to be advertised outside Google Play?</w:t>
            </w:r>
          </w:p>
        </w:tc>
        <w:tc>
          <w:tcPr>
            <w:tcW w:w="2802" w:type="pct"/>
          </w:tcPr>
          <w:p w14:paraId="067F5651" w14:textId="73FFFA12" w:rsidR="001C6DE7" w:rsidRPr="004B5A5F" w:rsidRDefault="0046694D" w:rsidP="00577952">
            <w:pPr>
              <w:jc w:val="left"/>
              <w:cnfStyle w:val="000000000000" w:firstRow="0" w:lastRow="0" w:firstColumn="0" w:lastColumn="0" w:oddVBand="0" w:evenVBand="0" w:oddHBand="0" w:evenHBand="0" w:firstRowFirstColumn="0" w:firstRowLastColumn="0" w:lastRowFirstColumn="0" w:lastRowLastColumn="0"/>
            </w:pPr>
            <w:r>
              <w:t>Yes, BADBIR’s own website, tweets, general publicity may contain direct links to the Google Play listing</w:t>
            </w:r>
          </w:p>
        </w:tc>
      </w:tr>
      <w:tr w:rsidR="001C6DE7" w:rsidRPr="004B5A5F" w14:paraId="788B2042" w14:textId="77777777" w:rsidTr="0070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pct"/>
          </w:tcPr>
          <w:p w14:paraId="5C5ED4B4" w14:textId="77777777" w:rsidR="001C6DE7" w:rsidRPr="004B5A5F" w:rsidRDefault="001C6DE7" w:rsidP="00577952">
            <w:pPr>
              <w:jc w:val="left"/>
              <w:rPr>
                <w:b w:val="0"/>
                <w:bCs w:val="0"/>
              </w:rPr>
            </w:pPr>
            <w:r w:rsidRPr="004B5A5F">
              <w:t>What countries to you want the app to be available in?</w:t>
            </w:r>
          </w:p>
          <w:p w14:paraId="4B8D9A53" w14:textId="5BF407A6" w:rsidR="001C6DE7" w:rsidRPr="004B5A5F" w:rsidRDefault="001C6DE7" w:rsidP="00577952">
            <w:pPr>
              <w:jc w:val="left"/>
            </w:pPr>
            <w:r w:rsidRPr="004B5A5F">
              <w:t>(e.g. UK only, all countries except US &amp; Canada)</w:t>
            </w:r>
          </w:p>
        </w:tc>
        <w:tc>
          <w:tcPr>
            <w:tcW w:w="2802" w:type="pct"/>
          </w:tcPr>
          <w:p w14:paraId="126645A9" w14:textId="73A80C8A" w:rsidR="001C6DE7" w:rsidRPr="004B5A5F" w:rsidRDefault="0046694D" w:rsidP="00577952">
            <w:pPr>
              <w:jc w:val="left"/>
              <w:cnfStyle w:val="000000100000" w:firstRow="0" w:lastRow="0" w:firstColumn="0" w:lastColumn="0" w:oddVBand="0" w:evenVBand="0" w:oddHBand="1" w:evenHBand="0" w:firstRowFirstColumn="0" w:firstRowLastColumn="0" w:lastRowFirstColumn="0" w:lastRowLastColumn="0"/>
            </w:pPr>
            <w:r>
              <w:t>No restriction on location.</w:t>
            </w:r>
          </w:p>
        </w:tc>
      </w:tr>
      <w:tr w:rsidR="007039A1" w:rsidRPr="004B5A5F" w14:paraId="33E36FA6" w14:textId="77777777" w:rsidTr="007039A1">
        <w:tc>
          <w:tcPr>
            <w:cnfStyle w:val="001000000000" w:firstRow="0" w:lastRow="0" w:firstColumn="1" w:lastColumn="0" w:oddVBand="0" w:evenVBand="0" w:oddHBand="0" w:evenHBand="0" w:firstRowFirstColumn="0" w:firstRowLastColumn="0" w:lastRowFirstColumn="0" w:lastRowLastColumn="0"/>
            <w:tcW w:w="2198" w:type="pct"/>
          </w:tcPr>
          <w:p w14:paraId="27E9618B" w14:textId="77777777" w:rsidR="007039A1" w:rsidRPr="004B5A5F" w:rsidRDefault="007039A1" w:rsidP="00577952">
            <w:pPr>
              <w:jc w:val="left"/>
              <w:rPr>
                <w:b w:val="0"/>
                <w:bCs w:val="0"/>
              </w:rPr>
            </w:pPr>
            <w:r w:rsidRPr="004B5A5F">
              <w:t>Does the app contain or use encryption?</w:t>
            </w:r>
          </w:p>
          <w:p w14:paraId="3F4FEC89" w14:textId="77777777" w:rsidR="007039A1" w:rsidRPr="004B5A5F" w:rsidRDefault="007039A1" w:rsidP="00577952">
            <w:pPr>
              <w:jc w:val="left"/>
            </w:pPr>
            <w:r w:rsidRPr="004B5A5F">
              <w:t>(if yes, please describe)</w:t>
            </w:r>
          </w:p>
        </w:tc>
        <w:tc>
          <w:tcPr>
            <w:tcW w:w="2802" w:type="pct"/>
          </w:tcPr>
          <w:p w14:paraId="0F58AE6D" w14:textId="77777777" w:rsidR="007039A1" w:rsidRDefault="0046694D" w:rsidP="00577952">
            <w:pPr>
              <w:jc w:val="left"/>
              <w:cnfStyle w:val="000000000000" w:firstRow="0" w:lastRow="0" w:firstColumn="0" w:lastColumn="0" w:oddVBand="0" w:evenVBand="0" w:oddHBand="0" w:evenHBand="0" w:firstRowFirstColumn="0" w:firstRowLastColumn="0" w:lastRowFirstColumn="0" w:lastRowLastColumn="0"/>
            </w:pPr>
            <w:r>
              <w:t>WebAPI is encrypted?</w:t>
            </w:r>
            <w:r>
              <w:br/>
              <w:t>JWT stored in SecureStorage if logged in.</w:t>
            </w:r>
          </w:p>
          <w:p w14:paraId="783211D7" w14:textId="10FB4464" w:rsidR="0046694D" w:rsidRPr="004B5A5F" w:rsidRDefault="0046694D" w:rsidP="00577952">
            <w:pPr>
              <w:jc w:val="left"/>
              <w:cnfStyle w:val="000000000000" w:firstRow="0" w:lastRow="0" w:firstColumn="0" w:lastColumn="0" w:oddVBand="0" w:evenVBand="0" w:oddHBand="0" w:evenHBand="0" w:firstRowFirstColumn="0" w:firstRowLastColumn="0" w:lastRowFirstColumn="0" w:lastRowLastColumn="0"/>
            </w:pPr>
            <w:r>
              <w:t>No other storage used.</w:t>
            </w:r>
          </w:p>
        </w:tc>
      </w:tr>
      <w:tr w:rsidR="007039A1" w:rsidRPr="004B5A5F" w14:paraId="4A1D3651" w14:textId="77777777" w:rsidTr="007039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98" w:type="pct"/>
          </w:tcPr>
          <w:p w14:paraId="373F079A" w14:textId="153B94FF" w:rsidR="007039A1" w:rsidRPr="004B5A5F" w:rsidRDefault="007039A1" w:rsidP="00577952">
            <w:pPr>
              <w:jc w:val="left"/>
              <w:rPr>
                <w:b w:val="0"/>
                <w:bCs w:val="0"/>
              </w:rPr>
            </w:pPr>
            <w:r w:rsidRPr="004B5A5F">
              <w:t>Does it contain content which may restrict its use by all</w:t>
            </w:r>
            <w:r w:rsidR="001C6DE7" w:rsidRPr="004B5A5F">
              <w:t xml:space="preserve"> age groups</w:t>
            </w:r>
            <w:r w:rsidRPr="004B5A5F">
              <w:t>?</w:t>
            </w:r>
          </w:p>
          <w:p w14:paraId="08135FB0" w14:textId="77777777" w:rsidR="007039A1" w:rsidRPr="004B5A5F" w:rsidRDefault="007039A1" w:rsidP="00577952">
            <w:pPr>
              <w:jc w:val="left"/>
            </w:pPr>
            <w:r w:rsidRPr="004B5A5F">
              <w:t>(if yes, please describe)</w:t>
            </w:r>
          </w:p>
        </w:tc>
        <w:tc>
          <w:tcPr>
            <w:tcW w:w="2802" w:type="pct"/>
          </w:tcPr>
          <w:p w14:paraId="6A4A9403" w14:textId="54F22FEB" w:rsidR="007039A1" w:rsidRPr="004B5A5F" w:rsidRDefault="0046694D" w:rsidP="00577952">
            <w:pPr>
              <w:jc w:val="left"/>
              <w:cnfStyle w:val="000000100000" w:firstRow="0" w:lastRow="0" w:firstColumn="0" w:lastColumn="0" w:oddVBand="0" w:evenVBand="0" w:oddHBand="1" w:evenHBand="0" w:firstRowFirstColumn="0" w:firstRowLastColumn="0" w:lastRowFirstColumn="0" w:lastRowLastColumn="0"/>
            </w:pPr>
            <w:r>
              <w:t>No.</w:t>
            </w:r>
          </w:p>
        </w:tc>
      </w:tr>
      <w:tr w:rsidR="00853339" w:rsidRPr="004B5A5F" w14:paraId="55F5DE3D" w14:textId="77777777" w:rsidTr="007039A1">
        <w:tc>
          <w:tcPr>
            <w:cnfStyle w:val="001000000000" w:firstRow="0" w:lastRow="0" w:firstColumn="1" w:lastColumn="0" w:oddVBand="0" w:evenVBand="0" w:oddHBand="0" w:evenHBand="0" w:firstRowFirstColumn="0" w:firstRowLastColumn="0" w:lastRowFirstColumn="0" w:lastRowLastColumn="0"/>
            <w:tcW w:w="2198" w:type="pct"/>
          </w:tcPr>
          <w:p w14:paraId="3A62105E" w14:textId="77777777" w:rsidR="00853339" w:rsidRDefault="00853339" w:rsidP="00577952">
            <w:pPr>
              <w:jc w:val="left"/>
              <w:rPr>
                <w:b w:val="0"/>
                <w:bCs w:val="0"/>
              </w:rPr>
            </w:pPr>
            <w:r>
              <w:t>How long do you want your app to be available for?</w:t>
            </w:r>
          </w:p>
          <w:p w14:paraId="01164A16" w14:textId="7817C99F" w:rsidR="00853339" w:rsidRPr="004B5A5F" w:rsidRDefault="00853339" w:rsidP="00577952">
            <w:pPr>
              <w:jc w:val="left"/>
            </w:pPr>
            <w:r>
              <w:t>(e.g. indefinitely or until 31</w:t>
            </w:r>
            <w:r w:rsidRPr="00853339">
              <w:rPr>
                <w:vertAlign w:val="superscript"/>
              </w:rPr>
              <w:t>st</w:t>
            </w:r>
            <w:r>
              <w:t xml:space="preserve"> Dec 2021)</w:t>
            </w:r>
          </w:p>
        </w:tc>
        <w:tc>
          <w:tcPr>
            <w:tcW w:w="2802" w:type="pct"/>
          </w:tcPr>
          <w:p w14:paraId="4F24E870" w14:textId="1B0E0DA9" w:rsidR="00853339" w:rsidRPr="004B5A5F" w:rsidRDefault="0046694D" w:rsidP="00577952">
            <w:pPr>
              <w:jc w:val="left"/>
              <w:cnfStyle w:val="000000000000" w:firstRow="0" w:lastRow="0" w:firstColumn="0" w:lastColumn="0" w:oddVBand="0" w:evenVBand="0" w:oddHBand="0" w:evenHBand="0" w:firstRowFirstColumn="0" w:firstRowLastColumn="0" w:lastRowFirstColumn="0" w:lastRowLastColumn="0"/>
            </w:pPr>
            <w:r>
              <w:t>Indefinitely</w:t>
            </w:r>
          </w:p>
        </w:tc>
      </w:tr>
    </w:tbl>
    <w:p w14:paraId="47D7852C" w14:textId="4CD7AA9E" w:rsidR="007039A1" w:rsidRPr="004B5A5F" w:rsidRDefault="001C6DE7" w:rsidP="004B5A5F">
      <w:pPr>
        <w:pStyle w:val="Heading1"/>
      </w:pPr>
      <w:bookmarkStart w:id="24" w:name="_Toc53495438"/>
      <w:r w:rsidRPr="004B5A5F">
        <w:t xml:space="preserve">Content Rating </w:t>
      </w:r>
      <w:r w:rsidR="007039A1" w:rsidRPr="004B5A5F">
        <w:t>Questionnaire</w:t>
      </w:r>
      <w:bookmarkEnd w:id="24"/>
    </w:p>
    <w:p w14:paraId="08B95C46" w14:textId="784DA6D2" w:rsidR="001C6DE7" w:rsidRPr="004B5A5F" w:rsidRDefault="001C6DE7" w:rsidP="004B5A5F">
      <w:r w:rsidRPr="004B5A5F">
        <w:t>Your app requires us to complete a content rating questionnaire</w:t>
      </w:r>
      <w:r w:rsidR="004C7A69" w:rsidRPr="004B5A5F">
        <w:t xml:space="preserve"> on both stores</w:t>
      </w:r>
      <w:r w:rsidRPr="004B5A5F">
        <w:t>.</w:t>
      </w:r>
      <w:r w:rsidR="004C7A69" w:rsidRPr="004B5A5F">
        <w:t xml:space="preserve"> Although </w:t>
      </w:r>
      <w:r w:rsidR="006B127D">
        <w:t>t</w:t>
      </w:r>
      <w:r w:rsidR="004C7A69" w:rsidRPr="004B5A5F">
        <w:t>he following information is taken from the Google Play store, the MDS will use the same answers to complete the equivalent questionnaire on the Apple App Store.</w:t>
      </w:r>
      <w:r w:rsidRPr="004B5A5F">
        <w:t xml:space="preserve"> Please answer the questions below to help </w:t>
      </w:r>
      <w:r w:rsidR="004C7A69" w:rsidRPr="004B5A5F">
        <w:t>the MDS</w:t>
      </w:r>
      <w:r w:rsidRPr="004B5A5F">
        <w:t xml:space="preserve"> complete this accurately:</w:t>
      </w:r>
    </w:p>
    <w:p w14:paraId="08E31E58" w14:textId="0C0FDB6E" w:rsidR="001C6DE7" w:rsidRPr="004B5A5F" w:rsidRDefault="001C6DE7" w:rsidP="004B5A5F"/>
    <w:tbl>
      <w:tblPr>
        <w:tblStyle w:val="PlainTable1"/>
        <w:tblW w:w="0" w:type="auto"/>
        <w:tblLook w:val="0420" w:firstRow="1" w:lastRow="0" w:firstColumn="0" w:lastColumn="0" w:noHBand="0" w:noVBand="1"/>
      </w:tblPr>
      <w:tblGrid>
        <w:gridCol w:w="8359"/>
        <w:gridCol w:w="657"/>
      </w:tblGrid>
      <w:tr w:rsidR="008A7361" w:rsidRPr="004B5A5F" w14:paraId="2F462EBB" w14:textId="77777777" w:rsidTr="008A7361">
        <w:trPr>
          <w:cnfStyle w:val="100000000000" w:firstRow="1" w:lastRow="0" w:firstColumn="0" w:lastColumn="0" w:oddVBand="0" w:evenVBand="0" w:oddHBand="0" w:evenHBand="0" w:firstRowFirstColumn="0" w:firstRowLastColumn="0" w:lastRowFirstColumn="0" w:lastRowLastColumn="0"/>
        </w:trPr>
        <w:tc>
          <w:tcPr>
            <w:tcW w:w="8359" w:type="dxa"/>
          </w:tcPr>
          <w:p w14:paraId="3CB7117E" w14:textId="08CEA398" w:rsidR="008A7361" w:rsidRPr="004B5A5F" w:rsidRDefault="008A7361" w:rsidP="004B5A5F">
            <w:r w:rsidRPr="004B5A5F">
              <w:t>App Category (</w:t>
            </w:r>
            <w:r w:rsidR="00F65926" w:rsidRPr="004B5A5F">
              <w:t>c</w:t>
            </w:r>
            <w:r w:rsidRPr="004B5A5F">
              <w:t xml:space="preserve">hoose </w:t>
            </w:r>
            <w:r w:rsidR="00F65926" w:rsidRPr="004B5A5F">
              <w:t>o</w:t>
            </w:r>
            <w:r w:rsidRPr="004B5A5F">
              <w:t>ne)</w:t>
            </w:r>
          </w:p>
        </w:tc>
        <w:tc>
          <w:tcPr>
            <w:tcW w:w="657" w:type="dxa"/>
          </w:tcPr>
          <w:p w14:paraId="5626F307" w14:textId="6230929C" w:rsidR="008A7361" w:rsidRPr="004B5A5F" w:rsidRDefault="008A7361" w:rsidP="004B5A5F">
            <w:r w:rsidRPr="004B5A5F">
              <w:rPr>
                <w:rFonts w:ascii="Wingdings" w:eastAsia="Wingdings" w:hAnsi="Wingdings" w:cs="Wingdings"/>
              </w:rPr>
              <w:t>þ</w:t>
            </w:r>
          </w:p>
        </w:tc>
      </w:tr>
      <w:tr w:rsidR="001C6DE7" w:rsidRPr="004B5A5F" w14:paraId="6D6F4A10" w14:textId="77777777" w:rsidTr="008A7361">
        <w:trPr>
          <w:cnfStyle w:val="000000100000" w:firstRow="0" w:lastRow="0" w:firstColumn="0" w:lastColumn="0" w:oddVBand="0" w:evenVBand="0" w:oddHBand="1" w:evenHBand="0" w:firstRowFirstColumn="0" w:firstRowLastColumn="0" w:lastRowFirstColumn="0" w:lastRowLastColumn="0"/>
        </w:trPr>
        <w:tc>
          <w:tcPr>
            <w:tcW w:w="8359" w:type="dxa"/>
          </w:tcPr>
          <w:p w14:paraId="6D2C0FA5" w14:textId="77777777" w:rsidR="001C6DE7" w:rsidRPr="004B5A5F" w:rsidRDefault="001C6DE7" w:rsidP="004B5A5F">
            <w:r w:rsidRPr="004B5A5F">
              <w:t>Reference, News or Educational</w:t>
            </w:r>
          </w:p>
          <w:p w14:paraId="4E611265" w14:textId="287DF9AF" w:rsidR="001C6DE7" w:rsidRPr="004B5A5F" w:rsidRDefault="001C6DE7" w:rsidP="004B5A5F">
            <w:r w:rsidRPr="004B5A5F">
              <w:lastRenderedPageBreak/>
              <w:t>The primary purpose of the app is to present factual information in a neutral way, alert users to current events, or educate users. Examples include: Wikipedia, BBC News, Dictionary.com, and Medscape. Apps that mainly focus on sexual advice or instruction (such as 'iKamasutra - Sex Positions' or 'Best Sex Tips') should be categorised as 'Entertainment' apps and not listed here. </w:t>
            </w:r>
            <w:hyperlink r:id="rId17" w:tgtFrame="_blank" w:history="1">
              <w:r w:rsidRPr="004B5A5F">
                <w:rPr>
                  <w:rStyle w:val="Hyperlink"/>
                  <w:sz w:val="16"/>
                  <w:szCs w:val="16"/>
                </w:rPr>
                <w:t>Learn more</w:t>
              </w:r>
            </w:hyperlink>
          </w:p>
          <w:p w14:paraId="79334CD7" w14:textId="77777777" w:rsidR="001C6DE7" w:rsidRPr="004B5A5F" w:rsidRDefault="001C6DE7" w:rsidP="004B5A5F"/>
        </w:tc>
        <w:tc>
          <w:tcPr>
            <w:tcW w:w="657" w:type="dxa"/>
          </w:tcPr>
          <w:p w14:paraId="4017D5BB" w14:textId="77777777" w:rsidR="001C6DE7" w:rsidRPr="004B5A5F" w:rsidRDefault="001C6DE7" w:rsidP="004B5A5F"/>
        </w:tc>
      </w:tr>
      <w:tr w:rsidR="001C6DE7" w:rsidRPr="004B5A5F" w14:paraId="2822C85A" w14:textId="77777777" w:rsidTr="008A7361">
        <w:tc>
          <w:tcPr>
            <w:tcW w:w="8359" w:type="dxa"/>
          </w:tcPr>
          <w:p w14:paraId="168AA5EC" w14:textId="77777777" w:rsidR="008A7361" w:rsidRPr="004B5A5F" w:rsidRDefault="008A7361" w:rsidP="004B5A5F">
            <w:r w:rsidRPr="004B5A5F">
              <w:t>Social Networking, Forums, Blogs and UGC Sharing</w:t>
            </w:r>
          </w:p>
          <w:p w14:paraId="600C123F" w14:textId="03E063ED" w:rsidR="008A7361" w:rsidRPr="004B5A5F" w:rsidRDefault="008A7361" w:rsidP="004B5A5F">
            <w:r w:rsidRPr="004B5A5F">
              <w:t>The primary purpose of the app is to enable users to share content or communicate with large groups of people. Examples include: reddit, Facebook, Chat Roulette, 9Gag, Yelp, Google Plus, YouTube, Twitter. Apps that only facilitate communication between a limited number of people (such as SMS, WhatsApp, or Skype) should be categorised as 'Communication' apps and not listed here. </w:t>
            </w:r>
            <w:hyperlink r:id="rId18" w:tgtFrame="_blank" w:history="1">
              <w:r w:rsidRPr="004B5A5F">
                <w:rPr>
                  <w:rStyle w:val="Hyperlink"/>
                  <w:sz w:val="16"/>
                  <w:szCs w:val="16"/>
                </w:rPr>
                <w:t>Learn more</w:t>
              </w:r>
            </w:hyperlink>
          </w:p>
          <w:p w14:paraId="61792D90" w14:textId="77777777" w:rsidR="001C6DE7" w:rsidRPr="004B5A5F" w:rsidRDefault="001C6DE7" w:rsidP="004B5A5F"/>
        </w:tc>
        <w:tc>
          <w:tcPr>
            <w:tcW w:w="657" w:type="dxa"/>
          </w:tcPr>
          <w:p w14:paraId="00D5E0EE" w14:textId="77777777" w:rsidR="001C6DE7" w:rsidRPr="004B5A5F" w:rsidRDefault="001C6DE7" w:rsidP="004B5A5F"/>
        </w:tc>
      </w:tr>
      <w:tr w:rsidR="001C6DE7" w:rsidRPr="004B5A5F" w14:paraId="5C373995" w14:textId="77777777" w:rsidTr="008A7361">
        <w:trPr>
          <w:cnfStyle w:val="000000100000" w:firstRow="0" w:lastRow="0" w:firstColumn="0" w:lastColumn="0" w:oddVBand="0" w:evenVBand="0" w:oddHBand="1" w:evenHBand="0" w:firstRowFirstColumn="0" w:firstRowLastColumn="0" w:lastRowFirstColumn="0" w:lastRowLastColumn="0"/>
        </w:trPr>
        <w:tc>
          <w:tcPr>
            <w:tcW w:w="8359" w:type="dxa"/>
          </w:tcPr>
          <w:p w14:paraId="2D77ECEE" w14:textId="77777777" w:rsidR="008A7361" w:rsidRPr="004B5A5F" w:rsidRDefault="008A7361" w:rsidP="004B5A5F">
            <w:r w:rsidRPr="004B5A5F">
              <w:t>Content Aggregators, Consumer Stores or Commercial Streaming Services</w:t>
            </w:r>
          </w:p>
          <w:p w14:paraId="6CC924B9" w14:textId="52663B29" w:rsidR="008A7361" w:rsidRPr="004B5A5F" w:rsidRDefault="008A7361" w:rsidP="004B5A5F">
            <w:r w:rsidRPr="004B5A5F">
              <w:t>The primary purpose of the app is to sell physical goods or curate a collection of physical goods, services, or digital content such as professionally produced movies or music, as opposed to user-created music and movies. Examples include: Netflix, Pandora, iTunes, Amazon, Hulu+, eBay, Kindle. </w:t>
            </w:r>
            <w:hyperlink r:id="rId19" w:tgtFrame="_blank" w:history="1">
              <w:r w:rsidRPr="004B5A5F">
                <w:rPr>
                  <w:rStyle w:val="Hyperlink"/>
                  <w:sz w:val="16"/>
                  <w:szCs w:val="16"/>
                </w:rPr>
                <w:t>Learn more</w:t>
              </w:r>
            </w:hyperlink>
          </w:p>
          <w:p w14:paraId="596CFFE2" w14:textId="77777777" w:rsidR="001C6DE7" w:rsidRPr="004B5A5F" w:rsidRDefault="001C6DE7" w:rsidP="004B5A5F"/>
        </w:tc>
        <w:tc>
          <w:tcPr>
            <w:tcW w:w="657" w:type="dxa"/>
          </w:tcPr>
          <w:p w14:paraId="45A1689D" w14:textId="77777777" w:rsidR="001C6DE7" w:rsidRPr="004B5A5F" w:rsidRDefault="001C6DE7" w:rsidP="004B5A5F"/>
        </w:tc>
      </w:tr>
      <w:tr w:rsidR="001C6DE7" w:rsidRPr="004B5A5F" w14:paraId="4B49E531" w14:textId="77777777" w:rsidTr="008A7361">
        <w:tc>
          <w:tcPr>
            <w:tcW w:w="8359" w:type="dxa"/>
          </w:tcPr>
          <w:p w14:paraId="4DF3CDCC" w14:textId="77777777" w:rsidR="008A7361" w:rsidRPr="004B5A5F" w:rsidRDefault="008A7361" w:rsidP="004B5A5F">
            <w:r w:rsidRPr="004B5A5F">
              <w:t>Game</w:t>
            </w:r>
          </w:p>
          <w:p w14:paraId="1D2AECF8" w14:textId="77777777" w:rsidR="008A7361" w:rsidRPr="004B5A5F" w:rsidRDefault="008A7361" w:rsidP="004B5A5F">
            <w:r w:rsidRPr="004B5A5F">
              <w:t>The app is a game. Examples include: Candy Crush Saga, Temple Run, World of Warcraft, Grand Theft Auto, Mario Kart, The Sims, Angry Birds, bingo, poker, daily fantasy sports or betting apps.</w:t>
            </w:r>
          </w:p>
          <w:p w14:paraId="4DA8EE35" w14:textId="77777777" w:rsidR="001C6DE7" w:rsidRPr="004B5A5F" w:rsidRDefault="001C6DE7" w:rsidP="004B5A5F"/>
        </w:tc>
        <w:tc>
          <w:tcPr>
            <w:tcW w:w="657" w:type="dxa"/>
          </w:tcPr>
          <w:p w14:paraId="64C7425D" w14:textId="77777777" w:rsidR="001C6DE7" w:rsidRPr="004B5A5F" w:rsidRDefault="001C6DE7" w:rsidP="004B5A5F"/>
        </w:tc>
      </w:tr>
      <w:tr w:rsidR="001C6DE7" w:rsidRPr="004B5A5F" w14:paraId="71DF68A3" w14:textId="77777777" w:rsidTr="008A7361">
        <w:trPr>
          <w:cnfStyle w:val="000000100000" w:firstRow="0" w:lastRow="0" w:firstColumn="0" w:lastColumn="0" w:oddVBand="0" w:evenVBand="0" w:oddHBand="1" w:evenHBand="0" w:firstRowFirstColumn="0" w:firstRowLastColumn="0" w:lastRowFirstColumn="0" w:lastRowLastColumn="0"/>
        </w:trPr>
        <w:tc>
          <w:tcPr>
            <w:tcW w:w="8359" w:type="dxa"/>
          </w:tcPr>
          <w:p w14:paraId="0DAF0035" w14:textId="77777777" w:rsidR="008A7361" w:rsidRPr="004B5A5F" w:rsidRDefault="008A7361" w:rsidP="004B5A5F">
            <w:r w:rsidRPr="004B5A5F">
              <w:t>Entertainment</w:t>
            </w:r>
          </w:p>
          <w:p w14:paraId="0DA7B179" w14:textId="77777777" w:rsidR="008A7361" w:rsidRPr="004B5A5F" w:rsidRDefault="008A7361" w:rsidP="004B5A5F">
            <w:r w:rsidRPr="004B5A5F">
              <w:t>The app is meant to entertain users, and does not fit into any of the above categories. Examples include Talking Angela, Face Changer, People Magazine, iKamasutra - Sex Positions, Best Sexual Tips. Note that this category does not include streaming services. These apps should be categorised as 'Consumer Store or Commercial Streaming Services'.</w:t>
            </w:r>
          </w:p>
          <w:p w14:paraId="6CEA68DB" w14:textId="77777777" w:rsidR="001C6DE7" w:rsidRPr="004B5A5F" w:rsidRDefault="001C6DE7" w:rsidP="004B5A5F"/>
        </w:tc>
        <w:tc>
          <w:tcPr>
            <w:tcW w:w="657" w:type="dxa"/>
          </w:tcPr>
          <w:p w14:paraId="77C59483" w14:textId="77777777" w:rsidR="001C6DE7" w:rsidRPr="004B5A5F" w:rsidRDefault="001C6DE7" w:rsidP="004B5A5F"/>
        </w:tc>
      </w:tr>
      <w:tr w:rsidR="001C6DE7" w:rsidRPr="004B5A5F" w14:paraId="6CFF0207" w14:textId="77777777" w:rsidTr="008A7361">
        <w:tc>
          <w:tcPr>
            <w:tcW w:w="8359" w:type="dxa"/>
          </w:tcPr>
          <w:p w14:paraId="0E211A4E" w14:textId="77777777" w:rsidR="008A7361" w:rsidRPr="004B5A5F" w:rsidRDefault="008A7361" w:rsidP="004B5A5F">
            <w:r w:rsidRPr="004B5A5F">
              <w:t>Utility, Productivity, Communication or Other</w:t>
            </w:r>
          </w:p>
          <w:p w14:paraId="26FAE46D" w14:textId="36F87959" w:rsidR="008A7361" w:rsidRPr="004B5A5F" w:rsidRDefault="008A7361" w:rsidP="004B5A5F">
            <w:r w:rsidRPr="004B5A5F">
              <w:t>The app is a utility, tool, communication, or productivity app, or any other type of app that does not meet criteria for any other categories. Examples include: Calculator Plus, Flashlight, Evernote, Gmail, Outlook.com, Google Docs, Firefox, Bing, Chrome, MX Player and WhatsApp. </w:t>
            </w:r>
            <w:hyperlink r:id="rId20" w:tgtFrame="_blank" w:history="1">
              <w:r w:rsidRPr="004B5A5F">
                <w:rPr>
                  <w:rStyle w:val="Hyperlink"/>
                  <w:sz w:val="16"/>
                  <w:szCs w:val="16"/>
                </w:rPr>
                <w:t>Learn more</w:t>
              </w:r>
            </w:hyperlink>
          </w:p>
          <w:p w14:paraId="22BE2995" w14:textId="77777777" w:rsidR="001C6DE7" w:rsidRPr="004B5A5F" w:rsidRDefault="001C6DE7" w:rsidP="004B5A5F"/>
        </w:tc>
        <w:tc>
          <w:tcPr>
            <w:tcW w:w="657" w:type="dxa"/>
          </w:tcPr>
          <w:p w14:paraId="7E449DE9" w14:textId="77777777" w:rsidR="001C6DE7" w:rsidRDefault="001C6DE7" w:rsidP="004B5A5F"/>
          <w:p w14:paraId="07BD7623" w14:textId="77777777" w:rsidR="00D07CF7" w:rsidRPr="00D07CF7" w:rsidRDefault="00D07CF7" w:rsidP="00D07CF7"/>
          <w:p w14:paraId="179E6266" w14:textId="77777777" w:rsidR="00D07CF7" w:rsidRDefault="00D07CF7" w:rsidP="00D07CF7"/>
          <w:p w14:paraId="744DF00C" w14:textId="20C0F13E" w:rsidR="00D07CF7" w:rsidRPr="00D07CF7" w:rsidRDefault="00D07CF7" w:rsidP="00D07CF7">
            <w:r>
              <w:t>Yes</w:t>
            </w:r>
          </w:p>
        </w:tc>
      </w:tr>
    </w:tbl>
    <w:p w14:paraId="5761CD0C" w14:textId="5267C716" w:rsidR="001C6DE7" w:rsidRPr="004B5A5F" w:rsidRDefault="001C6DE7" w:rsidP="004B5A5F"/>
    <w:p w14:paraId="724D8535" w14:textId="691F7EBA" w:rsidR="00F65926" w:rsidRPr="004B5A5F" w:rsidRDefault="00F65926" w:rsidP="004B5A5F">
      <w:r w:rsidRPr="004B5A5F">
        <w:t>Note that answering yes to the following questions will require you to provide more information.</w:t>
      </w:r>
      <w:r w:rsidR="006B127D">
        <w:t xml:space="preserve"> T</w:t>
      </w:r>
      <w:r w:rsidRPr="004B5A5F">
        <w:t>he MDS will contact you directly to discuss.</w:t>
      </w:r>
    </w:p>
    <w:p w14:paraId="162F4627" w14:textId="77777777" w:rsidR="00F65926" w:rsidRPr="004B5A5F" w:rsidRDefault="00F65926" w:rsidP="004B5A5F"/>
    <w:tbl>
      <w:tblPr>
        <w:tblStyle w:val="PlainTable1"/>
        <w:tblW w:w="0" w:type="auto"/>
        <w:tblLook w:val="0420" w:firstRow="1" w:lastRow="0" w:firstColumn="0" w:lastColumn="0" w:noHBand="0" w:noVBand="1"/>
      </w:tblPr>
      <w:tblGrid>
        <w:gridCol w:w="8359"/>
        <w:gridCol w:w="657"/>
      </w:tblGrid>
      <w:tr w:rsidR="00F65926" w:rsidRPr="004B5A5F" w14:paraId="4FAB925B" w14:textId="77777777" w:rsidTr="00D874F0">
        <w:trPr>
          <w:cnfStyle w:val="100000000000" w:firstRow="1" w:lastRow="0" w:firstColumn="0" w:lastColumn="0" w:oddVBand="0" w:evenVBand="0" w:oddHBand="0" w:evenHBand="0" w:firstRowFirstColumn="0" w:firstRowLastColumn="0" w:lastRowFirstColumn="0" w:lastRowLastColumn="0"/>
        </w:trPr>
        <w:tc>
          <w:tcPr>
            <w:tcW w:w="8359" w:type="dxa"/>
          </w:tcPr>
          <w:p w14:paraId="6C2BC058" w14:textId="7200E092" w:rsidR="00F65926" w:rsidRPr="004B5A5F" w:rsidRDefault="00F65926" w:rsidP="004B5A5F">
            <w:r w:rsidRPr="004B5A5F">
              <w:t>App Content (choose all that apply)</w:t>
            </w:r>
          </w:p>
        </w:tc>
        <w:tc>
          <w:tcPr>
            <w:tcW w:w="657" w:type="dxa"/>
          </w:tcPr>
          <w:p w14:paraId="657EE1DC" w14:textId="77777777" w:rsidR="00F65926" w:rsidRPr="004B5A5F" w:rsidRDefault="00F65926" w:rsidP="004B5A5F">
            <w:r w:rsidRPr="004B5A5F">
              <w:rPr>
                <w:rFonts w:ascii="Wingdings" w:eastAsia="Wingdings" w:hAnsi="Wingdings" w:cs="Wingdings"/>
              </w:rPr>
              <w:t>þ</w:t>
            </w:r>
          </w:p>
        </w:tc>
      </w:tr>
      <w:tr w:rsidR="00F65926" w:rsidRPr="004B5A5F" w14:paraId="3ABCDF0B" w14:textId="77777777" w:rsidTr="00D874F0">
        <w:trPr>
          <w:cnfStyle w:val="000000100000" w:firstRow="0" w:lastRow="0" w:firstColumn="0" w:lastColumn="0" w:oddVBand="0" w:evenVBand="0" w:oddHBand="1" w:evenHBand="0" w:firstRowFirstColumn="0" w:firstRowLastColumn="0" w:lastRowFirstColumn="0" w:lastRowLastColumn="0"/>
        </w:trPr>
        <w:tc>
          <w:tcPr>
            <w:tcW w:w="8359" w:type="dxa"/>
          </w:tcPr>
          <w:p w14:paraId="76D37EAB" w14:textId="755422EC" w:rsidR="00F65926" w:rsidRPr="004B5A5F" w:rsidRDefault="00F65926" w:rsidP="004B5A5F">
            <w:r w:rsidRPr="004B5A5F">
              <w:t>Does the app contain violent material? </w:t>
            </w:r>
            <w:hyperlink r:id="rId21" w:tgtFrame="_blank" w:history="1">
              <w:r w:rsidRPr="004B5A5F">
                <w:rPr>
                  <w:rStyle w:val="Hyperlink"/>
                </w:rPr>
                <w:t>Learn more</w:t>
              </w:r>
            </w:hyperlink>
          </w:p>
          <w:p w14:paraId="2AAF5936" w14:textId="77777777" w:rsidR="00F65926" w:rsidRPr="004B5A5F" w:rsidRDefault="00F65926" w:rsidP="004B5A5F">
            <w:r w:rsidRPr="004B5A5F">
              <w:lastRenderedPageBreak/>
              <w:t>Please note that this question does </w:t>
            </w:r>
            <w:r w:rsidRPr="004B5A5F">
              <w:rPr>
                <w:b/>
                <w:bCs/>
              </w:rPr>
              <w:t>not</w:t>
            </w:r>
            <w:r w:rsidRPr="004B5A5F">
              <w:t> refer to user-generated content.</w:t>
            </w:r>
          </w:p>
          <w:p w14:paraId="59176724" w14:textId="77777777" w:rsidR="00F65926" w:rsidRPr="004B5A5F" w:rsidRDefault="00F65926" w:rsidP="004B5A5F"/>
        </w:tc>
        <w:tc>
          <w:tcPr>
            <w:tcW w:w="657" w:type="dxa"/>
          </w:tcPr>
          <w:p w14:paraId="71DCB29B" w14:textId="322D6260" w:rsidR="00F65926" w:rsidRPr="004B5A5F" w:rsidRDefault="00D07CF7" w:rsidP="004B5A5F">
            <w:r>
              <w:lastRenderedPageBreak/>
              <w:t>No</w:t>
            </w:r>
          </w:p>
        </w:tc>
      </w:tr>
      <w:tr w:rsidR="00F65926" w:rsidRPr="004B5A5F" w14:paraId="4EBB24C8" w14:textId="77777777" w:rsidTr="00D874F0">
        <w:tc>
          <w:tcPr>
            <w:tcW w:w="8359" w:type="dxa"/>
          </w:tcPr>
          <w:p w14:paraId="6BC49532" w14:textId="37CC9E89" w:rsidR="00F65926" w:rsidRPr="004B5A5F" w:rsidRDefault="00F65926" w:rsidP="004B5A5F">
            <w:r w:rsidRPr="004B5A5F">
              <w:t>Does the app contain sexual material or nudity (except in a natural or scientific setting)? </w:t>
            </w:r>
            <w:hyperlink r:id="rId22" w:tgtFrame="_blank" w:history="1">
              <w:r w:rsidRPr="004B5A5F">
                <w:rPr>
                  <w:rStyle w:val="Hyperlink"/>
                </w:rPr>
                <w:t>Learn more</w:t>
              </w:r>
            </w:hyperlink>
          </w:p>
          <w:p w14:paraId="6F9C994B" w14:textId="77777777" w:rsidR="00F65926" w:rsidRPr="004B5A5F" w:rsidRDefault="00F65926" w:rsidP="004B5A5F">
            <w:r w:rsidRPr="004B5A5F">
              <w:t>Please note that this question does </w:t>
            </w:r>
            <w:r w:rsidRPr="004B5A5F">
              <w:rPr>
                <w:b/>
                <w:bCs/>
              </w:rPr>
              <w:t>not</w:t>
            </w:r>
            <w:r w:rsidRPr="004B5A5F">
              <w:t> refer to user-generated content.</w:t>
            </w:r>
          </w:p>
          <w:p w14:paraId="7626FF49" w14:textId="77777777" w:rsidR="00F65926" w:rsidRPr="004B5A5F" w:rsidRDefault="00F65926" w:rsidP="004B5A5F"/>
        </w:tc>
        <w:tc>
          <w:tcPr>
            <w:tcW w:w="657" w:type="dxa"/>
          </w:tcPr>
          <w:p w14:paraId="511C88DB" w14:textId="013F1B32" w:rsidR="00F65926" w:rsidRPr="004B5A5F" w:rsidRDefault="00D07CF7" w:rsidP="004B5A5F">
            <w:r>
              <w:t>No</w:t>
            </w:r>
          </w:p>
        </w:tc>
      </w:tr>
      <w:tr w:rsidR="00F65926" w:rsidRPr="004B5A5F" w14:paraId="4312DE9F" w14:textId="77777777" w:rsidTr="00D874F0">
        <w:trPr>
          <w:cnfStyle w:val="000000100000" w:firstRow="0" w:lastRow="0" w:firstColumn="0" w:lastColumn="0" w:oddVBand="0" w:evenVBand="0" w:oddHBand="1" w:evenHBand="0" w:firstRowFirstColumn="0" w:firstRowLastColumn="0" w:lastRowFirstColumn="0" w:lastRowLastColumn="0"/>
        </w:trPr>
        <w:tc>
          <w:tcPr>
            <w:tcW w:w="8359" w:type="dxa"/>
          </w:tcPr>
          <w:p w14:paraId="5D87CB6E" w14:textId="3FEACFB3" w:rsidR="00F65926" w:rsidRPr="004B5A5F" w:rsidRDefault="00F65926" w:rsidP="004B5A5F">
            <w:r w:rsidRPr="004B5A5F">
              <w:t>Does the app contain any potentially offensive language? </w:t>
            </w:r>
            <w:hyperlink r:id="rId23" w:tgtFrame="_blank" w:history="1">
              <w:r w:rsidRPr="004B5A5F">
                <w:rPr>
                  <w:rStyle w:val="Hyperlink"/>
                </w:rPr>
                <w:t>Learn more</w:t>
              </w:r>
            </w:hyperlink>
          </w:p>
          <w:p w14:paraId="3D9410C1" w14:textId="77777777" w:rsidR="00F65926" w:rsidRPr="004B5A5F" w:rsidRDefault="00F65926" w:rsidP="004B5A5F">
            <w:r w:rsidRPr="004B5A5F">
              <w:t>Please note that this does </w:t>
            </w:r>
            <w:r w:rsidRPr="004B5A5F">
              <w:rPr>
                <w:b/>
                <w:bCs/>
              </w:rPr>
              <w:t>not</w:t>
            </w:r>
            <w:r w:rsidRPr="004B5A5F">
              <w:t> refer to user-generated content.</w:t>
            </w:r>
          </w:p>
          <w:p w14:paraId="4936FBB5" w14:textId="77777777" w:rsidR="00F65926" w:rsidRPr="004B5A5F" w:rsidRDefault="00F65926" w:rsidP="004B5A5F"/>
        </w:tc>
        <w:tc>
          <w:tcPr>
            <w:tcW w:w="657" w:type="dxa"/>
          </w:tcPr>
          <w:p w14:paraId="5D633C73" w14:textId="25E93483" w:rsidR="00F65926" w:rsidRPr="004B5A5F" w:rsidRDefault="00D07CF7" w:rsidP="004B5A5F">
            <w:r>
              <w:t>No</w:t>
            </w:r>
          </w:p>
        </w:tc>
      </w:tr>
      <w:tr w:rsidR="00F65926" w:rsidRPr="004B5A5F" w14:paraId="7AF06804" w14:textId="77777777" w:rsidTr="00D874F0">
        <w:tc>
          <w:tcPr>
            <w:tcW w:w="8359" w:type="dxa"/>
          </w:tcPr>
          <w:p w14:paraId="75B857F9" w14:textId="2E2EEF61" w:rsidR="00F65926" w:rsidRPr="004B5A5F" w:rsidRDefault="00F65926" w:rsidP="004B5A5F">
            <w:r w:rsidRPr="004B5A5F">
              <w:t>Does the app contain references to or depictions of illegal drugs? </w:t>
            </w:r>
            <w:hyperlink r:id="rId24" w:tgtFrame="_blank" w:history="1">
              <w:r w:rsidRPr="004B5A5F">
                <w:rPr>
                  <w:rStyle w:val="Hyperlink"/>
                </w:rPr>
                <w:t>Learn more</w:t>
              </w:r>
            </w:hyperlink>
          </w:p>
          <w:p w14:paraId="3C13F028" w14:textId="77777777" w:rsidR="00F65926" w:rsidRPr="004B5A5F" w:rsidRDefault="00F65926" w:rsidP="004B5A5F">
            <w:r w:rsidRPr="004B5A5F">
              <w:t>Please note that this question does </w:t>
            </w:r>
            <w:r w:rsidRPr="004B5A5F">
              <w:rPr>
                <w:b/>
                <w:bCs/>
              </w:rPr>
              <w:t>not</w:t>
            </w:r>
            <w:r w:rsidRPr="004B5A5F">
              <w:t> refer to user-generated content.</w:t>
            </w:r>
          </w:p>
          <w:p w14:paraId="3F1C8B93" w14:textId="77777777" w:rsidR="00F65926" w:rsidRPr="004B5A5F" w:rsidRDefault="00F65926" w:rsidP="004B5A5F"/>
        </w:tc>
        <w:tc>
          <w:tcPr>
            <w:tcW w:w="657" w:type="dxa"/>
          </w:tcPr>
          <w:p w14:paraId="45236BEE" w14:textId="037612F7" w:rsidR="00F65926" w:rsidRPr="004B5A5F" w:rsidRDefault="00D07CF7" w:rsidP="004B5A5F">
            <w:r>
              <w:t>No</w:t>
            </w:r>
          </w:p>
        </w:tc>
      </w:tr>
      <w:tr w:rsidR="00F65926" w:rsidRPr="004B5A5F" w14:paraId="04E7A07E" w14:textId="77777777" w:rsidTr="00D874F0">
        <w:trPr>
          <w:cnfStyle w:val="000000100000" w:firstRow="0" w:lastRow="0" w:firstColumn="0" w:lastColumn="0" w:oddVBand="0" w:evenVBand="0" w:oddHBand="1" w:evenHBand="0" w:firstRowFirstColumn="0" w:firstRowLastColumn="0" w:lastRowFirstColumn="0" w:lastRowLastColumn="0"/>
        </w:trPr>
        <w:tc>
          <w:tcPr>
            <w:tcW w:w="8359" w:type="dxa"/>
          </w:tcPr>
          <w:p w14:paraId="1CEE8563" w14:textId="77777777" w:rsidR="00F65926" w:rsidRPr="004B5A5F" w:rsidRDefault="00F65926" w:rsidP="004B5A5F">
            <w:r w:rsidRPr="004B5A5F">
              <w:t>Does the app focus on promoting items or activities that are typically age-restricted such as cigarettes, alcohol, firearms or gambling?</w:t>
            </w:r>
          </w:p>
          <w:p w14:paraId="4EB4F0D3" w14:textId="2DA13803" w:rsidR="00F65926" w:rsidRPr="004B5A5F" w:rsidRDefault="00F65926" w:rsidP="004B5A5F"/>
        </w:tc>
        <w:tc>
          <w:tcPr>
            <w:tcW w:w="657" w:type="dxa"/>
          </w:tcPr>
          <w:p w14:paraId="0E87A593" w14:textId="2DD9651A" w:rsidR="00F65926" w:rsidRPr="004B5A5F" w:rsidRDefault="00D07CF7" w:rsidP="004B5A5F">
            <w:r>
              <w:t>No</w:t>
            </w:r>
          </w:p>
        </w:tc>
      </w:tr>
      <w:tr w:rsidR="00F65926" w:rsidRPr="004B5A5F" w14:paraId="01459688" w14:textId="77777777" w:rsidTr="00D874F0">
        <w:tc>
          <w:tcPr>
            <w:tcW w:w="8359" w:type="dxa"/>
          </w:tcPr>
          <w:p w14:paraId="48435196" w14:textId="59A21E8C" w:rsidR="00F65926" w:rsidRPr="004B5A5F" w:rsidRDefault="00F65926" w:rsidP="004B5A5F">
            <w:r w:rsidRPr="004B5A5F">
              <w:t>Does the app natively allow users to interact or exchange content with other users through voice communication, text or sharing images or audio? </w:t>
            </w:r>
            <w:hyperlink r:id="rId25" w:tgtFrame="_blank" w:history="1">
              <w:r w:rsidRPr="004B5A5F">
                <w:rPr>
                  <w:rStyle w:val="Hyperlink"/>
                </w:rPr>
                <w:t>Learn more</w:t>
              </w:r>
            </w:hyperlink>
          </w:p>
          <w:p w14:paraId="2E1EC02D" w14:textId="35BDAA84" w:rsidR="00F65926" w:rsidRPr="004B5A5F" w:rsidRDefault="00F65926" w:rsidP="004B5A5F"/>
        </w:tc>
        <w:tc>
          <w:tcPr>
            <w:tcW w:w="657" w:type="dxa"/>
          </w:tcPr>
          <w:p w14:paraId="6CBF484D" w14:textId="42AC6186" w:rsidR="00F65926" w:rsidRPr="004B5A5F" w:rsidRDefault="00D07CF7" w:rsidP="004B5A5F">
            <w:r>
              <w:t>No</w:t>
            </w:r>
          </w:p>
        </w:tc>
      </w:tr>
      <w:tr w:rsidR="00F65926" w:rsidRPr="004B5A5F" w14:paraId="66F0E9AC" w14:textId="77777777" w:rsidTr="00D874F0">
        <w:trPr>
          <w:cnfStyle w:val="000000100000" w:firstRow="0" w:lastRow="0" w:firstColumn="0" w:lastColumn="0" w:oddVBand="0" w:evenVBand="0" w:oddHBand="1" w:evenHBand="0" w:firstRowFirstColumn="0" w:firstRowLastColumn="0" w:lastRowFirstColumn="0" w:lastRowLastColumn="0"/>
        </w:trPr>
        <w:tc>
          <w:tcPr>
            <w:tcW w:w="8359" w:type="dxa"/>
          </w:tcPr>
          <w:p w14:paraId="0BF3104E" w14:textId="3B7AD78C" w:rsidR="00F65926" w:rsidRPr="004B5A5F" w:rsidRDefault="00F65926" w:rsidP="004B5A5F">
            <w:r w:rsidRPr="004B5A5F">
              <w:t>Does the app share the user's current physical location with other users? </w:t>
            </w:r>
            <w:hyperlink r:id="rId26" w:tgtFrame="_blank" w:history="1">
              <w:r w:rsidRPr="004B5A5F">
                <w:rPr>
                  <w:rStyle w:val="Hyperlink"/>
                </w:rPr>
                <w:t>Learn more</w:t>
              </w:r>
            </w:hyperlink>
          </w:p>
          <w:p w14:paraId="0855A54C" w14:textId="03CDDF10" w:rsidR="00F65926" w:rsidRPr="004B5A5F" w:rsidRDefault="00F65926" w:rsidP="004B5A5F"/>
        </w:tc>
        <w:tc>
          <w:tcPr>
            <w:tcW w:w="657" w:type="dxa"/>
          </w:tcPr>
          <w:p w14:paraId="58B305C3" w14:textId="5720CAD0" w:rsidR="00F65926" w:rsidRPr="004B5A5F" w:rsidRDefault="00D07CF7" w:rsidP="004B5A5F">
            <w:r>
              <w:t>No</w:t>
            </w:r>
          </w:p>
        </w:tc>
      </w:tr>
      <w:tr w:rsidR="00F65926" w:rsidRPr="004B5A5F" w14:paraId="1FCB6D9C" w14:textId="77777777" w:rsidTr="00D874F0">
        <w:tc>
          <w:tcPr>
            <w:tcW w:w="8359" w:type="dxa"/>
          </w:tcPr>
          <w:p w14:paraId="1D66D529" w14:textId="72ABE4E8" w:rsidR="00F65926" w:rsidRPr="004B5A5F" w:rsidRDefault="00F65926" w:rsidP="004B5A5F">
            <w:r w:rsidRPr="004B5A5F">
              <w:t>Does the app allow users to purchase digital goods? </w:t>
            </w:r>
            <w:hyperlink r:id="rId27" w:tgtFrame="_blank" w:history="1">
              <w:r w:rsidRPr="004B5A5F">
                <w:rPr>
                  <w:rStyle w:val="Hyperlink"/>
                </w:rPr>
                <w:t>Learn more</w:t>
              </w:r>
            </w:hyperlink>
          </w:p>
          <w:p w14:paraId="6304AE38" w14:textId="0D7A06E2" w:rsidR="00F65926" w:rsidRPr="004B5A5F" w:rsidRDefault="00F65926" w:rsidP="004B5A5F"/>
        </w:tc>
        <w:tc>
          <w:tcPr>
            <w:tcW w:w="657" w:type="dxa"/>
          </w:tcPr>
          <w:p w14:paraId="459C7F46" w14:textId="580BDCD4" w:rsidR="00F65926" w:rsidRPr="004B5A5F" w:rsidRDefault="00D07CF7" w:rsidP="004B5A5F">
            <w:r>
              <w:t>No</w:t>
            </w:r>
          </w:p>
        </w:tc>
      </w:tr>
      <w:tr w:rsidR="00F65926" w:rsidRPr="004B5A5F" w14:paraId="0EEAA7B3" w14:textId="77777777" w:rsidTr="00D874F0">
        <w:trPr>
          <w:cnfStyle w:val="000000100000" w:firstRow="0" w:lastRow="0" w:firstColumn="0" w:lastColumn="0" w:oddVBand="0" w:evenVBand="0" w:oddHBand="1" w:evenHBand="0" w:firstRowFirstColumn="0" w:firstRowLastColumn="0" w:lastRowFirstColumn="0" w:lastRowLastColumn="0"/>
        </w:trPr>
        <w:tc>
          <w:tcPr>
            <w:tcW w:w="8359" w:type="dxa"/>
          </w:tcPr>
          <w:p w14:paraId="0B849B4E" w14:textId="47798A52" w:rsidR="00F65926" w:rsidRPr="004B5A5F" w:rsidRDefault="00F65926" w:rsidP="004B5A5F">
            <w:r w:rsidRPr="004B5A5F">
              <w:t>Does the app contain any swastikas, other Nazi symbols or propaganda deemed unconstitutional in Germany? </w:t>
            </w:r>
            <w:hyperlink r:id="rId28" w:tgtFrame="_blank" w:history="1">
              <w:r w:rsidRPr="004B5A5F">
                <w:rPr>
                  <w:rStyle w:val="Hyperlink"/>
                </w:rPr>
                <w:t>Learn more</w:t>
              </w:r>
            </w:hyperlink>
          </w:p>
          <w:p w14:paraId="422A94AE" w14:textId="451D2E43" w:rsidR="00F65926" w:rsidRPr="004B5A5F" w:rsidRDefault="00F65926" w:rsidP="004B5A5F"/>
        </w:tc>
        <w:tc>
          <w:tcPr>
            <w:tcW w:w="657" w:type="dxa"/>
          </w:tcPr>
          <w:p w14:paraId="7696B6AB" w14:textId="225EB08A" w:rsidR="00F65926" w:rsidRPr="004B5A5F" w:rsidRDefault="00D07CF7" w:rsidP="004B5A5F">
            <w:r>
              <w:t>No</w:t>
            </w:r>
          </w:p>
        </w:tc>
      </w:tr>
      <w:tr w:rsidR="00F65926" w:rsidRPr="004B5A5F" w14:paraId="1DDB0579" w14:textId="77777777" w:rsidTr="00D874F0">
        <w:tc>
          <w:tcPr>
            <w:tcW w:w="8359" w:type="dxa"/>
          </w:tcPr>
          <w:p w14:paraId="2FBEDCAB" w14:textId="1CBC5750" w:rsidR="00F65926" w:rsidRPr="004B5A5F" w:rsidRDefault="00F65926" w:rsidP="004B5A5F">
            <w:r w:rsidRPr="004B5A5F">
              <w:t>Is the app a web browser or search engine? </w:t>
            </w:r>
            <w:hyperlink r:id="rId29" w:tgtFrame="_blank" w:history="1">
              <w:r w:rsidRPr="004B5A5F">
                <w:rPr>
                  <w:rStyle w:val="Hyperlink"/>
                </w:rPr>
                <w:t>Learn more</w:t>
              </w:r>
            </w:hyperlink>
          </w:p>
          <w:p w14:paraId="521C97E0" w14:textId="4F84ABC7" w:rsidR="00F65926" w:rsidRPr="004B5A5F" w:rsidRDefault="00F65926" w:rsidP="004B5A5F"/>
        </w:tc>
        <w:tc>
          <w:tcPr>
            <w:tcW w:w="657" w:type="dxa"/>
          </w:tcPr>
          <w:p w14:paraId="2DFB543A" w14:textId="238D2A52" w:rsidR="00F65926" w:rsidRPr="004B5A5F" w:rsidRDefault="00D07CF7" w:rsidP="004B5A5F">
            <w:r>
              <w:t>No</w:t>
            </w:r>
          </w:p>
        </w:tc>
      </w:tr>
    </w:tbl>
    <w:p w14:paraId="4A63A7DE" w14:textId="254706F8" w:rsidR="00F65926" w:rsidRPr="004B5A5F" w:rsidRDefault="00F65926" w:rsidP="004B5A5F"/>
    <w:p w14:paraId="30E313E3" w14:textId="354147A8" w:rsidR="004C7A69" w:rsidRPr="004B5A5F" w:rsidRDefault="004C7A69" w:rsidP="004B5A5F">
      <w:r w:rsidRPr="004B5A5F">
        <w:t>Depending on your answers to the following questions, the MDS may need to contact you for further information.</w:t>
      </w:r>
    </w:p>
    <w:p w14:paraId="2466CC1A" w14:textId="77777777" w:rsidR="004C7A69" w:rsidRPr="004B5A5F" w:rsidRDefault="004C7A69" w:rsidP="004B5A5F"/>
    <w:tbl>
      <w:tblPr>
        <w:tblStyle w:val="PlainTable1"/>
        <w:tblW w:w="0" w:type="auto"/>
        <w:tblLook w:val="0420" w:firstRow="1" w:lastRow="0" w:firstColumn="0" w:lastColumn="0" w:noHBand="0" w:noVBand="1"/>
      </w:tblPr>
      <w:tblGrid>
        <w:gridCol w:w="8359"/>
        <w:gridCol w:w="657"/>
      </w:tblGrid>
      <w:tr w:rsidR="00F65926" w:rsidRPr="004B5A5F" w14:paraId="6F70E82F" w14:textId="77777777" w:rsidTr="00D874F0">
        <w:trPr>
          <w:cnfStyle w:val="100000000000" w:firstRow="1" w:lastRow="0" w:firstColumn="0" w:lastColumn="0" w:oddVBand="0" w:evenVBand="0" w:oddHBand="0" w:evenHBand="0" w:firstRowFirstColumn="0" w:firstRowLastColumn="0" w:lastRowFirstColumn="0" w:lastRowLastColumn="0"/>
        </w:trPr>
        <w:tc>
          <w:tcPr>
            <w:tcW w:w="8359" w:type="dxa"/>
          </w:tcPr>
          <w:p w14:paraId="5FC32C58" w14:textId="269CA226" w:rsidR="00F65926" w:rsidRPr="004B5A5F" w:rsidRDefault="00F65926" w:rsidP="004B5A5F">
            <w:r w:rsidRPr="004B5A5F">
              <w:t>Target Age Groups (choose all that apply)</w:t>
            </w:r>
          </w:p>
        </w:tc>
        <w:tc>
          <w:tcPr>
            <w:tcW w:w="657" w:type="dxa"/>
          </w:tcPr>
          <w:p w14:paraId="5D89182A" w14:textId="77777777" w:rsidR="00F65926" w:rsidRPr="004B5A5F" w:rsidRDefault="00F65926" w:rsidP="004B5A5F">
            <w:r w:rsidRPr="004B5A5F">
              <w:rPr>
                <w:rFonts w:ascii="Wingdings" w:eastAsia="Wingdings" w:hAnsi="Wingdings" w:cs="Wingdings"/>
              </w:rPr>
              <w:t>þ</w:t>
            </w:r>
          </w:p>
        </w:tc>
      </w:tr>
      <w:tr w:rsidR="00F65926" w:rsidRPr="004B5A5F" w14:paraId="6CEC4FC8" w14:textId="77777777" w:rsidTr="00D874F0">
        <w:trPr>
          <w:cnfStyle w:val="000000100000" w:firstRow="0" w:lastRow="0" w:firstColumn="0" w:lastColumn="0" w:oddVBand="0" w:evenVBand="0" w:oddHBand="1" w:evenHBand="0" w:firstRowFirstColumn="0" w:firstRowLastColumn="0" w:lastRowFirstColumn="0" w:lastRowLastColumn="0"/>
        </w:trPr>
        <w:tc>
          <w:tcPr>
            <w:tcW w:w="8359" w:type="dxa"/>
          </w:tcPr>
          <w:p w14:paraId="7FDC32D6" w14:textId="346FE5BA" w:rsidR="00F65926" w:rsidRPr="004B5A5F" w:rsidRDefault="00F65926" w:rsidP="004B5A5F">
            <w:r w:rsidRPr="004B5A5F">
              <w:t>Aged 5 and under</w:t>
            </w:r>
          </w:p>
        </w:tc>
        <w:tc>
          <w:tcPr>
            <w:tcW w:w="657" w:type="dxa"/>
          </w:tcPr>
          <w:p w14:paraId="3D973580" w14:textId="77777777" w:rsidR="00F65926" w:rsidRPr="004B5A5F" w:rsidRDefault="00F65926" w:rsidP="004B5A5F"/>
        </w:tc>
      </w:tr>
      <w:tr w:rsidR="00F65926" w:rsidRPr="004B5A5F" w14:paraId="7C743880" w14:textId="77777777" w:rsidTr="00D874F0">
        <w:tc>
          <w:tcPr>
            <w:tcW w:w="8359" w:type="dxa"/>
          </w:tcPr>
          <w:p w14:paraId="326E93BD" w14:textId="3B1875E7" w:rsidR="00F65926" w:rsidRPr="004B5A5F" w:rsidRDefault="00F65926" w:rsidP="004B5A5F">
            <w:r w:rsidRPr="004B5A5F">
              <w:t>6-8</w:t>
            </w:r>
          </w:p>
        </w:tc>
        <w:tc>
          <w:tcPr>
            <w:tcW w:w="657" w:type="dxa"/>
          </w:tcPr>
          <w:p w14:paraId="57268975" w14:textId="77777777" w:rsidR="00F65926" w:rsidRPr="004B5A5F" w:rsidRDefault="00F65926" w:rsidP="004B5A5F"/>
        </w:tc>
      </w:tr>
      <w:tr w:rsidR="00F65926" w:rsidRPr="004B5A5F" w14:paraId="3E5F2B40" w14:textId="77777777" w:rsidTr="00D874F0">
        <w:trPr>
          <w:cnfStyle w:val="000000100000" w:firstRow="0" w:lastRow="0" w:firstColumn="0" w:lastColumn="0" w:oddVBand="0" w:evenVBand="0" w:oddHBand="1" w:evenHBand="0" w:firstRowFirstColumn="0" w:firstRowLastColumn="0" w:lastRowFirstColumn="0" w:lastRowLastColumn="0"/>
        </w:trPr>
        <w:tc>
          <w:tcPr>
            <w:tcW w:w="8359" w:type="dxa"/>
          </w:tcPr>
          <w:p w14:paraId="03FD5EA1" w14:textId="2024B3F5" w:rsidR="00F65926" w:rsidRPr="004B5A5F" w:rsidRDefault="00F65926" w:rsidP="004B5A5F">
            <w:r w:rsidRPr="004B5A5F">
              <w:t>9-12</w:t>
            </w:r>
          </w:p>
        </w:tc>
        <w:tc>
          <w:tcPr>
            <w:tcW w:w="657" w:type="dxa"/>
          </w:tcPr>
          <w:p w14:paraId="2A23E6EF" w14:textId="77777777" w:rsidR="00F65926" w:rsidRPr="004B5A5F" w:rsidRDefault="00F65926" w:rsidP="004B5A5F"/>
        </w:tc>
      </w:tr>
      <w:tr w:rsidR="00F65926" w:rsidRPr="004B5A5F" w14:paraId="172B7A23" w14:textId="77777777" w:rsidTr="00D874F0">
        <w:tc>
          <w:tcPr>
            <w:tcW w:w="8359" w:type="dxa"/>
          </w:tcPr>
          <w:p w14:paraId="501012A0" w14:textId="2521E396" w:rsidR="00F65926" w:rsidRPr="004B5A5F" w:rsidRDefault="00F65926" w:rsidP="004B5A5F">
            <w:r w:rsidRPr="004B5A5F">
              <w:t>13-15</w:t>
            </w:r>
          </w:p>
        </w:tc>
        <w:tc>
          <w:tcPr>
            <w:tcW w:w="657" w:type="dxa"/>
          </w:tcPr>
          <w:p w14:paraId="13A76071" w14:textId="77777777" w:rsidR="00F65926" w:rsidRPr="004B5A5F" w:rsidRDefault="00F65926" w:rsidP="004B5A5F"/>
        </w:tc>
      </w:tr>
      <w:tr w:rsidR="00F65926" w:rsidRPr="004B5A5F" w14:paraId="6262D687" w14:textId="77777777" w:rsidTr="00D874F0">
        <w:trPr>
          <w:cnfStyle w:val="000000100000" w:firstRow="0" w:lastRow="0" w:firstColumn="0" w:lastColumn="0" w:oddVBand="0" w:evenVBand="0" w:oddHBand="1" w:evenHBand="0" w:firstRowFirstColumn="0" w:firstRowLastColumn="0" w:lastRowFirstColumn="0" w:lastRowLastColumn="0"/>
        </w:trPr>
        <w:tc>
          <w:tcPr>
            <w:tcW w:w="8359" w:type="dxa"/>
          </w:tcPr>
          <w:p w14:paraId="6D46601D" w14:textId="6B29294A" w:rsidR="00F65926" w:rsidRPr="004B5A5F" w:rsidRDefault="00F65926" w:rsidP="004B5A5F">
            <w:r w:rsidRPr="004B5A5F">
              <w:t>16-17</w:t>
            </w:r>
          </w:p>
        </w:tc>
        <w:tc>
          <w:tcPr>
            <w:tcW w:w="657" w:type="dxa"/>
          </w:tcPr>
          <w:p w14:paraId="3FE2299A" w14:textId="616A2EB9" w:rsidR="00F65926" w:rsidRPr="004B5A5F" w:rsidRDefault="00D07CF7" w:rsidP="004B5A5F">
            <w:r>
              <w:t>Yes</w:t>
            </w:r>
          </w:p>
        </w:tc>
      </w:tr>
      <w:tr w:rsidR="00F65926" w:rsidRPr="004B5A5F" w14:paraId="16DB5440" w14:textId="77777777" w:rsidTr="00D874F0">
        <w:tc>
          <w:tcPr>
            <w:tcW w:w="8359" w:type="dxa"/>
          </w:tcPr>
          <w:p w14:paraId="45C22039" w14:textId="43CCDCFF" w:rsidR="00F65926" w:rsidRPr="004B5A5F" w:rsidRDefault="00F65926" w:rsidP="004B5A5F">
            <w:r w:rsidRPr="004B5A5F">
              <w:t>18 and over</w:t>
            </w:r>
          </w:p>
        </w:tc>
        <w:tc>
          <w:tcPr>
            <w:tcW w:w="657" w:type="dxa"/>
          </w:tcPr>
          <w:p w14:paraId="435B0BAA" w14:textId="6EDCA07E" w:rsidR="00F65926" w:rsidRPr="004B5A5F" w:rsidRDefault="00D07CF7" w:rsidP="004B5A5F">
            <w:r>
              <w:t>Yes</w:t>
            </w:r>
          </w:p>
        </w:tc>
      </w:tr>
      <w:tr w:rsidR="00F65926" w:rsidRPr="004B5A5F" w14:paraId="1113AE9A" w14:textId="77777777" w:rsidTr="00D874F0">
        <w:trPr>
          <w:cnfStyle w:val="000000100000" w:firstRow="0" w:lastRow="0" w:firstColumn="0" w:lastColumn="0" w:oddVBand="0" w:evenVBand="0" w:oddHBand="1" w:evenHBand="0" w:firstRowFirstColumn="0" w:firstRowLastColumn="0" w:lastRowFirstColumn="0" w:lastRowLastColumn="0"/>
        </w:trPr>
        <w:tc>
          <w:tcPr>
            <w:tcW w:w="8359" w:type="dxa"/>
          </w:tcPr>
          <w:p w14:paraId="4B377599" w14:textId="1AEC0283" w:rsidR="00F65926" w:rsidRPr="004B5A5F" w:rsidRDefault="00F65926" w:rsidP="004B5A5F">
            <w:r w:rsidRPr="004B5A5F">
              <w:t>Could your store listing unintentionally appeal to children?</w:t>
            </w:r>
          </w:p>
        </w:tc>
        <w:tc>
          <w:tcPr>
            <w:tcW w:w="657" w:type="dxa"/>
          </w:tcPr>
          <w:p w14:paraId="29A74520" w14:textId="7D4D53BC" w:rsidR="00F65926" w:rsidRPr="004B5A5F" w:rsidRDefault="00D07CF7" w:rsidP="004B5A5F">
            <w:r>
              <w:t>No</w:t>
            </w:r>
          </w:p>
        </w:tc>
      </w:tr>
    </w:tbl>
    <w:p w14:paraId="2CB69DC2" w14:textId="5763904F" w:rsidR="00F65926" w:rsidRPr="004B5A5F" w:rsidRDefault="00A65A09" w:rsidP="004B5A5F">
      <w:pPr>
        <w:pStyle w:val="Heading1"/>
      </w:pPr>
      <w:r w:rsidRPr="004B5A5F">
        <w:lastRenderedPageBreak/>
        <w:t>Declaration</w:t>
      </w:r>
    </w:p>
    <w:p w14:paraId="1EFB2EA1" w14:textId="4AAD6DAA" w:rsidR="00A65A09" w:rsidRPr="004B5A5F" w:rsidRDefault="00A65A09" w:rsidP="004B5A5F">
      <w:r w:rsidRPr="004B5A5F">
        <w:t>By signing and submitting this form, you are stating that you have completed the form accurately to the best of your knowledge and assume responsibility for the software an</w:t>
      </w:r>
      <w:r w:rsidR="001E1A75" w:rsidRPr="004B5A5F">
        <w:t>d its compliance with the relevant legislation</w:t>
      </w:r>
      <w:r w:rsidR="006B127D">
        <w:t xml:space="preserve"> and parts of the standard</w:t>
      </w:r>
      <w:r w:rsidR="001E1A75" w:rsidRPr="004B5A5F">
        <w:t>.</w:t>
      </w:r>
    </w:p>
    <w:p w14:paraId="3D82C697" w14:textId="5D0976A1" w:rsidR="001E1A75" w:rsidRPr="004B5A5F" w:rsidRDefault="001E1A75" w:rsidP="004B5A5F"/>
    <w:tbl>
      <w:tblPr>
        <w:tblStyle w:val="PlainTable1"/>
        <w:tblW w:w="0" w:type="auto"/>
        <w:tblLook w:val="0420" w:firstRow="1" w:lastRow="0" w:firstColumn="0" w:lastColumn="0" w:noHBand="0" w:noVBand="1"/>
      </w:tblPr>
      <w:tblGrid>
        <w:gridCol w:w="1983"/>
        <w:gridCol w:w="1698"/>
        <w:gridCol w:w="1855"/>
        <w:gridCol w:w="1850"/>
        <w:gridCol w:w="1630"/>
      </w:tblGrid>
      <w:tr w:rsidR="001E1A75" w:rsidRPr="004B5A5F" w14:paraId="476855B4" w14:textId="77777777" w:rsidTr="006B51C7">
        <w:trPr>
          <w:cnfStyle w:val="100000000000" w:firstRow="1" w:lastRow="0" w:firstColumn="0" w:lastColumn="0" w:oddVBand="0" w:evenVBand="0" w:oddHBand="0" w:evenHBand="0" w:firstRowFirstColumn="0" w:firstRowLastColumn="0" w:lastRowFirstColumn="0" w:lastRowLastColumn="0"/>
        </w:trPr>
        <w:tc>
          <w:tcPr>
            <w:tcW w:w="1985" w:type="dxa"/>
          </w:tcPr>
          <w:p w14:paraId="0A7A1A4C" w14:textId="77777777" w:rsidR="001E1A75" w:rsidRPr="004B5A5F" w:rsidRDefault="001E1A75" w:rsidP="004B5A5F">
            <w:r w:rsidRPr="004B5A5F">
              <w:t>Party</w:t>
            </w:r>
          </w:p>
        </w:tc>
        <w:tc>
          <w:tcPr>
            <w:tcW w:w="1701" w:type="dxa"/>
          </w:tcPr>
          <w:p w14:paraId="094F9CCB" w14:textId="77777777" w:rsidR="001E1A75" w:rsidRPr="004B5A5F" w:rsidRDefault="001E1A75" w:rsidP="004B5A5F">
            <w:r w:rsidRPr="004B5A5F">
              <w:t>Name</w:t>
            </w:r>
          </w:p>
        </w:tc>
        <w:tc>
          <w:tcPr>
            <w:tcW w:w="1856" w:type="dxa"/>
          </w:tcPr>
          <w:p w14:paraId="4E3EE0A7" w14:textId="77777777" w:rsidR="001E1A75" w:rsidRPr="004B5A5F" w:rsidRDefault="001E1A75" w:rsidP="004B5A5F">
            <w:r w:rsidRPr="004B5A5F">
              <w:t>Position</w:t>
            </w:r>
          </w:p>
        </w:tc>
        <w:tc>
          <w:tcPr>
            <w:tcW w:w="1853" w:type="dxa"/>
          </w:tcPr>
          <w:p w14:paraId="5D3D3664" w14:textId="77777777" w:rsidR="001E1A75" w:rsidRPr="004B5A5F" w:rsidRDefault="001E1A75" w:rsidP="004B5A5F">
            <w:r w:rsidRPr="004B5A5F">
              <w:t>Signed</w:t>
            </w:r>
          </w:p>
        </w:tc>
        <w:tc>
          <w:tcPr>
            <w:tcW w:w="1631" w:type="dxa"/>
          </w:tcPr>
          <w:p w14:paraId="105C7E5C" w14:textId="77777777" w:rsidR="001E1A75" w:rsidRPr="004B5A5F" w:rsidRDefault="001E1A75" w:rsidP="004B5A5F">
            <w:r w:rsidRPr="004B5A5F">
              <w:t>Date</w:t>
            </w:r>
          </w:p>
        </w:tc>
      </w:tr>
      <w:tr w:rsidR="001E1A75" w:rsidRPr="004B5A5F" w14:paraId="1232D77A" w14:textId="77777777" w:rsidTr="006B51C7">
        <w:trPr>
          <w:cnfStyle w:val="000000100000" w:firstRow="0" w:lastRow="0" w:firstColumn="0" w:lastColumn="0" w:oddVBand="0" w:evenVBand="0" w:oddHBand="1" w:evenHBand="0" w:firstRowFirstColumn="0" w:firstRowLastColumn="0" w:lastRowFirstColumn="0" w:lastRowLastColumn="0"/>
          <w:trHeight w:val="1315"/>
        </w:trPr>
        <w:tc>
          <w:tcPr>
            <w:tcW w:w="1985" w:type="dxa"/>
          </w:tcPr>
          <w:p w14:paraId="08ACC2C5" w14:textId="070B3808" w:rsidR="001E1A75" w:rsidRPr="004B5A5F" w:rsidRDefault="006B127D" w:rsidP="00577952">
            <w:pPr>
              <w:jc w:val="left"/>
            </w:pPr>
            <w:r>
              <w:t>Developer Signatory</w:t>
            </w:r>
          </w:p>
        </w:tc>
        <w:tc>
          <w:tcPr>
            <w:tcW w:w="1701" w:type="dxa"/>
          </w:tcPr>
          <w:p w14:paraId="66B8B404" w14:textId="73D6CF99" w:rsidR="001E1A75" w:rsidRPr="004B5A5F" w:rsidRDefault="00D07CF7" w:rsidP="00577952">
            <w:pPr>
              <w:jc w:val="left"/>
            </w:pPr>
            <w:r>
              <w:t>Hassan Ali</w:t>
            </w:r>
          </w:p>
        </w:tc>
        <w:tc>
          <w:tcPr>
            <w:tcW w:w="1856" w:type="dxa"/>
          </w:tcPr>
          <w:p w14:paraId="56DEDCFC" w14:textId="33D83ED2" w:rsidR="001E1A75" w:rsidRPr="004B5A5F" w:rsidRDefault="00D07CF7" w:rsidP="00577952">
            <w:pPr>
              <w:jc w:val="left"/>
            </w:pPr>
            <w:r>
              <w:t>Software Development Team Leader for BADBIR</w:t>
            </w:r>
          </w:p>
        </w:tc>
        <w:tc>
          <w:tcPr>
            <w:tcW w:w="1853" w:type="dxa"/>
          </w:tcPr>
          <w:p w14:paraId="3ED0A017" w14:textId="2D25C854" w:rsidR="001E1A75" w:rsidRPr="004B5A5F" w:rsidRDefault="00D07CF7" w:rsidP="00577952">
            <w:pPr>
              <w:jc w:val="left"/>
            </w:pPr>
            <w:r>
              <w:rPr>
                <w:noProof/>
              </w:rPr>
              <mc:AlternateContent>
                <mc:Choice Requires="wpi">
                  <w:drawing>
                    <wp:anchor distT="0" distB="0" distL="114300" distR="114300" simplePos="0" relativeHeight="251663360" behindDoc="0" locked="0" layoutInCell="1" allowOverlap="1" wp14:anchorId="0B121F11" wp14:editId="4DF201CC">
                      <wp:simplePos x="0" y="0"/>
                      <wp:positionH relativeFrom="column">
                        <wp:posOffset>97155</wp:posOffset>
                      </wp:positionH>
                      <wp:positionV relativeFrom="paragraph">
                        <wp:posOffset>187960</wp:posOffset>
                      </wp:positionV>
                      <wp:extent cx="799825" cy="322170"/>
                      <wp:effectExtent l="38100" t="38100" r="38735" b="40005"/>
                      <wp:wrapNone/>
                      <wp:docPr id="7" name="Ink 7"/>
                      <wp:cNvGraphicFramePr/>
                      <a:graphic xmlns:a="http://schemas.openxmlformats.org/drawingml/2006/main">
                        <a:graphicData uri="http://schemas.microsoft.com/office/word/2010/wordprocessingInk">
                          <w14:contentPart bwMode="auto" r:id="rId30">
                            <w14:nvContentPartPr>
                              <w14:cNvContentPartPr/>
                            </w14:nvContentPartPr>
                            <w14:xfrm>
                              <a:off x="0" y="0"/>
                              <a:ext cx="799825" cy="322170"/>
                            </w14:xfrm>
                          </w14:contentPart>
                        </a:graphicData>
                      </a:graphic>
                    </wp:anchor>
                  </w:drawing>
                </mc:Choice>
                <mc:Fallback xmlns:a="http://schemas.openxmlformats.org/drawingml/2006/main">
                  <w:pict w14:anchorId="1D45E131">
                    <v:shapetype id="_x0000_t75" coordsize="21600,21600" filled="f" stroked="f" o:spt="75" o:preferrelative="t" path="m@4@5l@4@11@9@11@9@5xe" w14:anchorId="65565BAC">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nk 7" style="position:absolute;margin-left:6.95pt;margin-top:14.1pt;width:64.4pt;height:26.75pt;z-index:251663360;visibility:visible;mso-wrap-style:square;mso-wrap-distance-left:9pt;mso-wrap-distance-top:0;mso-wrap-distance-right:9pt;mso-wrap-distance-bottom:0;mso-position-horizontal:absolute;mso-position-horizontal-relative:text;mso-position-vertical:absolute;mso-position-vertical-relative:text" o:spid="_x0000_s1026" type="#_x0000_t75"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">
                      <v:imagedata o:title="" r:id="rId31"/>
                    </v:shape>
                  </w:pict>
                </mc:Fallback>
              </mc:AlternateContent>
            </w:r>
          </w:p>
        </w:tc>
        <w:tc>
          <w:tcPr>
            <w:tcW w:w="1631" w:type="dxa"/>
          </w:tcPr>
          <w:p w14:paraId="649A6573" w14:textId="0BA3F924" w:rsidR="001E1A75" w:rsidRPr="004B5A5F" w:rsidRDefault="00D07CF7" w:rsidP="00577952">
            <w:pPr>
              <w:jc w:val="left"/>
            </w:pPr>
            <w:r>
              <w:t>21/03/2023</w:t>
            </w:r>
          </w:p>
        </w:tc>
      </w:tr>
    </w:tbl>
    <w:p w14:paraId="7A41F3C8" w14:textId="77777777" w:rsidR="00E3059C" w:rsidRDefault="00E3059C" w:rsidP="005F08F7">
      <w:pPr>
        <w:pStyle w:val="Heading1"/>
        <w:numPr>
          <w:ilvl w:val="0"/>
          <w:numId w:val="0"/>
        </w:numPr>
        <w:ind w:left="432" w:hanging="432"/>
      </w:pPr>
      <w:bookmarkStart w:id="25" w:name="_Toc57208006"/>
    </w:p>
    <w:p w14:paraId="571BDD68" w14:textId="77777777" w:rsidR="00E3059C" w:rsidRDefault="00E3059C">
      <w:pPr>
        <w:jc w:val="left"/>
        <w:rPr>
          <w:rFonts w:eastAsiaTheme="majorEastAsia"/>
          <w:b/>
          <w:bCs/>
          <w:color w:val="66009D"/>
          <w:sz w:val="28"/>
          <w:szCs w:val="28"/>
        </w:rPr>
      </w:pPr>
      <w:r>
        <w:br w:type="page"/>
      </w:r>
    </w:p>
    <w:p w14:paraId="4FDE0C26" w14:textId="4F3248B3" w:rsidR="005F08F7" w:rsidRPr="004B5A5F" w:rsidRDefault="005F08F7" w:rsidP="005F08F7">
      <w:pPr>
        <w:pStyle w:val="Heading1"/>
        <w:numPr>
          <w:ilvl w:val="0"/>
          <w:numId w:val="0"/>
        </w:numPr>
        <w:ind w:left="432" w:hanging="432"/>
      </w:pPr>
      <w:r w:rsidRPr="004B5A5F">
        <w:lastRenderedPageBreak/>
        <w:t>Document Control</w:t>
      </w:r>
      <w:bookmarkEnd w:id="25"/>
    </w:p>
    <w:p w14:paraId="1484FD73" w14:textId="77777777" w:rsidR="005F08F7" w:rsidRPr="004B5A5F" w:rsidRDefault="005F08F7" w:rsidP="005F08F7"/>
    <w:tbl>
      <w:tblPr>
        <w:tblStyle w:val="PlainTable1"/>
        <w:tblW w:w="0" w:type="auto"/>
        <w:tblLook w:val="04A0" w:firstRow="1" w:lastRow="0" w:firstColumn="1" w:lastColumn="0" w:noHBand="0" w:noVBand="1"/>
      </w:tblPr>
      <w:tblGrid>
        <w:gridCol w:w="1141"/>
        <w:gridCol w:w="3962"/>
        <w:gridCol w:w="2265"/>
        <w:gridCol w:w="1648"/>
      </w:tblGrid>
      <w:tr w:rsidR="005F08F7" w:rsidRPr="004B5A5F" w14:paraId="19EA827B" w14:textId="77777777" w:rsidTr="00597F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dxa"/>
          </w:tcPr>
          <w:p w14:paraId="4CFBF0FB" w14:textId="77777777" w:rsidR="005F08F7" w:rsidRPr="004B5A5F" w:rsidRDefault="005F08F7" w:rsidP="00581725">
            <w:pPr>
              <w:jc w:val="left"/>
              <w:rPr>
                <w:rStyle w:val="Strong"/>
                <w:b/>
                <w:bCs/>
              </w:rPr>
            </w:pPr>
            <w:r w:rsidRPr="004B5A5F">
              <w:rPr>
                <w:rStyle w:val="Strong"/>
                <w:b/>
                <w:bCs/>
              </w:rPr>
              <w:t>Revision</w:t>
            </w:r>
          </w:p>
        </w:tc>
        <w:tc>
          <w:tcPr>
            <w:tcW w:w="3962" w:type="dxa"/>
          </w:tcPr>
          <w:p w14:paraId="78589C9B" w14:textId="77777777" w:rsidR="005F08F7" w:rsidRPr="004B5A5F" w:rsidRDefault="005F08F7" w:rsidP="00581725">
            <w:pPr>
              <w:jc w:val="left"/>
              <w:cnfStyle w:val="100000000000" w:firstRow="1" w:lastRow="0" w:firstColumn="0" w:lastColumn="0" w:oddVBand="0" w:evenVBand="0" w:oddHBand="0" w:evenHBand="0" w:firstRowFirstColumn="0" w:firstRowLastColumn="0" w:lastRowFirstColumn="0" w:lastRowLastColumn="0"/>
              <w:rPr>
                <w:rStyle w:val="Strong"/>
                <w:b/>
                <w:bCs/>
              </w:rPr>
            </w:pPr>
            <w:r w:rsidRPr="004B5A5F">
              <w:rPr>
                <w:rStyle w:val="Strong"/>
                <w:b/>
                <w:bCs/>
              </w:rPr>
              <w:t>Notes</w:t>
            </w:r>
          </w:p>
        </w:tc>
        <w:tc>
          <w:tcPr>
            <w:tcW w:w="2265" w:type="dxa"/>
          </w:tcPr>
          <w:p w14:paraId="7A7CD4D3" w14:textId="77777777" w:rsidR="005F08F7" w:rsidRPr="004B5A5F" w:rsidRDefault="005F08F7" w:rsidP="00581725">
            <w:pPr>
              <w:jc w:val="left"/>
              <w:cnfStyle w:val="100000000000" w:firstRow="1" w:lastRow="0" w:firstColumn="0" w:lastColumn="0" w:oddVBand="0" w:evenVBand="0" w:oddHBand="0" w:evenHBand="0" w:firstRowFirstColumn="0" w:firstRowLastColumn="0" w:lastRowFirstColumn="0" w:lastRowLastColumn="0"/>
              <w:rPr>
                <w:rStyle w:val="Strong"/>
                <w:b/>
                <w:bCs/>
              </w:rPr>
            </w:pPr>
            <w:r w:rsidRPr="004B5A5F">
              <w:rPr>
                <w:rStyle w:val="Strong"/>
                <w:b/>
                <w:bCs/>
              </w:rPr>
              <w:t>Author</w:t>
            </w:r>
          </w:p>
        </w:tc>
        <w:tc>
          <w:tcPr>
            <w:tcW w:w="1648" w:type="dxa"/>
          </w:tcPr>
          <w:p w14:paraId="21FD9FDC" w14:textId="77777777" w:rsidR="005F08F7" w:rsidRPr="004B5A5F" w:rsidRDefault="005F08F7" w:rsidP="00581725">
            <w:pPr>
              <w:jc w:val="left"/>
              <w:cnfStyle w:val="100000000000" w:firstRow="1" w:lastRow="0" w:firstColumn="0" w:lastColumn="0" w:oddVBand="0" w:evenVBand="0" w:oddHBand="0" w:evenHBand="0" w:firstRowFirstColumn="0" w:firstRowLastColumn="0" w:lastRowFirstColumn="0" w:lastRowLastColumn="0"/>
              <w:rPr>
                <w:rStyle w:val="Strong"/>
                <w:b/>
                <w:bCs/>
              </w:rPr>
            </w:pPr>
            <w:r w:rsidRPr="004B5A5F">
              <w:rPr>
                <w:rStyle w:val="Strong"/>
                <w:b/>
                <w:bCs/>
              </w:rPr>
              <w:t>Date</w:t>
            </w:r>
          </w:p>
        </w:tc>
      </w:tr>
      <w:tr w:rsidR="005F08F7" w:rsidRPr="004B5A5F" w14:paraId="3ED91C5C" w14:textId="77777777" w:rsidTr="00597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dxa"/>
          </w:tcPr>
          <w:p w14:paraId="549C6E11" w14:textId="77777777" w:rsidR="005F08F7" w:rsidRPr="004B5A5F" w:rsidRDefault="005F08F7" w:rsidP="00581725">
            <w:pPr>
              <w:jc w:val="left"/>
            </w:pPr>
            <w:r w:rsidRPr="004B5A5F">
              <w:t>0.1</w:t>
            </w:r>
          </w:p>
        </w:tc>
        <w:tc>
          <w:tcPr>
            <w:tcW w:w="3962" w:type="dxa"/>
          </w:tcPr>
          <w:p w14:paraId="103763A9" w14:textId="77777777" w:rsidR="005F08F7" w:rsidRPr="004B5A5F" w:rsidRDefault="005F08F7" w:rsidP="00581725">
            <w:pPr>
              <w:jc w:val="left"/>
              <w:cnfStyle w:val="000000100000" w:firstRow="0" w:lastRow="0" w:firstColumn="0" w:lastColumn="0" w:oddVBand="0" w:evenVBand="0" w:oddHBand="1" w:evenHBand="0" w:firstRowFirstColumn="0" w:firstRowLastColumn="0" w:lastRowFirstColumn="0" w:lastRowLastColumn="0"/>
            </w:pPr>
            <w:r w:rsidRPr="004B5A5F">
              <w:t>Initial release of the document.</w:t>
            </w:r>
          </w:p>
        </w:tc>
        <w:tc>
          <w:tcPr>
            <w:tcW w:w="2265" w:type="dxa"/>
          </w:tcPr>
          <w:p w14:paraId="37F709EF" w14:textId="77777777" w:rsidR="005F08F7" w:rsidRPr="004B5A5F" w:rsidRDefault="005F08F7" w:rsidP="00581725">
            <w:pPr>
              <w:jc w:val="left"/>
              <w:cnfStyle w:val="000000100000" w:firstRow="0" w:lastRow="0" w:firstColumn="0" w:lastColumn="0" w:oddVBand="0" w:evenVBand="0" w:oddHBand="1" w:evenHBand="0" w:firstRowFirstColumn="0" w:firstRowLastColumn="0" w:lastRowFirstColumn="0" w:lastRowLastColumn="0"/>
            </w:pPr>
            <w:r w:rsidRPr="004B5A5F">
              <w:t>Adrian Harwood</w:t>
            </w:r>
          </w:p>
        </w:tc>
        <w:tc>
          <w:tcPr>
            <w:tcW w:w="1648" w:type="dxa"/>
          </w:tcPr>
          <w:p w14:paraId="1B44F0DD" w14:textId="77777777" w:rsidR="005F08F7" w:rsidRPr="004B5A5F" w:rsidRDefault="005F08F7" w:rsidP="00581725">
            <w:pPr>
              <w:jc w:val="left"/>
              <w:cnfStyle w:val="000000100000" w:firstRow="0" w:lastRow="0" w:firstColumn="0" w:lastColumn="0" w:oddVBand="0" w:evenVBand="0" w:oddHBand="1" w:evenHBand="0" w:firstRowFirstColumn="0" w:firstRowLastColumn="0" w:lastRowFirstColumn="0" w:lastRowLastColumn="0"/>
            </w:pPr>
            <w:r w:rsidRPr="004B5A5F">
              <w:t>20/08/20</w:t>
            </w:r>
          </w:p>
        </w:tc>
      </w:tr>
      <w:tr w:rsidR="005F08F7" w:rsidRPr="004B5A5F" w14:paraId="04E97231" w14:textId="77777777" w:rsidTr="00597F51">
        <w:tc>
          <w:tcPr>
            <w:cnfStyle w:val="001000000000" w:firstRow="0" w:lastRow="0" w:firstColumn="1" w:lastColumn="0" w:oddVBand="0" w:evenVBand="0" w:oddHBand="0" w:evenHBand="0" w:firstRowFirstColumn="0" w:firstRowLastColumn="0" w:lastRowFirstColumn="0" w:lastRowLastColumn="0"/>
            <w:tcW w:w="1141" w:type="dxa"/>
          </w:tcPr>
          <w:p w14:paraId="2A21D99A" w14:textId="77777777" w:rsidR="005F08F7" w:rsidRPr="004B5A5F" w:rsidRDefault="005F08F7" w:rsidP="00581725">
            <w:pPr>
              <w:jc w:val="left"/>
            </w:pPr>
            <w:r w:rsidRPr="004B5A5F">
              <w:t>0.2</w:t>
            </w:r>
          </w:p>
        </w:tc>
        <w:tc>
          <w:tcPr>
            <w:tcW w:w="3962" w:type="dxa"/>
          </w:tcPr>
          <w:p w14:paraId="6FA5BD2A" w14:textId="77777777" w:rsidR="005F08F7" w:rsidRPr="004B5A5F" w:rsidRDefault="005F08F7" w:rsidP="00581725">
            <w:pPr>
              <w:jc w:val="left"/>
              <w:cnfStyle w:val="000000000000" w:firstRow="0" w:lastRow="0" w:firstColumn="0" w:lastColumn="0" w:oddVBand="0" w:evenVBand="0" w:oddHBand="0" w:evenHBand="0" w:firstRowFirstColumn="0" w:firstRowLastColumn="0" w:lastRowFirstColumn="0" w:lastRowLastColumn="0"/>
            </w:pPr>
            <w:r w:rsidRPr="004B5A5F">
              <w:t>Updated to match new standard.</w:t>
            </w:r>
          </w:p>
        </w:tc>
        <w:tc>
          <w:tcPr>
            <w:tcW w:w="2265" w:type="dxa"/>
          </w:tcPr>
          <w:p w14:paraId="4456D464" w14:textId="77777777" w:rsidR="005F08F7" w:rsidRPr="004B5A5F" w:rsidRDefault="005F08F7" w:rsidP="00581725">
            <w:pPr>
              <w:jc w:val="left"/>
              <w:cnfStyle w:val="000000000000" w:firstRow="0" w:lastRow="0" w:firstColumn="0" w:lastColumn="0" w:oddVBand="0" w:evenVBand="0" w:oddHBand="0" w:evenHBand="0" w:firstRowFirstColumn="0" w:firstRowLastColumn="0" w:lastRowFirstColumn="0" w:lastRowLastColumn="0"/>
            </w:pPr>
            <w:r w:rsidRPr="004B5A5F">
              <w:t>Adrian Harwood</w:t>
            </w:r>
          </w:p>
        </w:tc>
        <w:tc>
          <w:tcPr>
            <w:tcW w:w="1648" w:type="dxa"/>
          </w:tcPr>
          <w:p w14:paraId="521EDBF7" w14:textId="77777777" w:rsidR="005F08F7" w:rsidRPr="004B5A5F" w:rsidRDefault="005F08F7" w:rsidP="00581725">
            <w:pPr>
              <w:jc w:val="left"/>
              <w:cnfStyle w:val="000000000000" w:firstRow="0" w:lastRow="0" w:firstColumn="0" w:lastColumn="0" w:oddVBand="0" w:evenVBand="0" w:oddHBand="0" w:evenHBand="0" w:firstRowFirstColumn="0" w:firstRowLastColumn="0" w:lastRowFirstColumn="0" w:lastRowLastColumn="0"/>
            </w:pPr>
            <w:r w:rsidRPr="004B5A5F">
              <w:t>28/08/20</w:t>
            </w:r>
          </w:p>
        </w:tc>
      </w:tr>
      <w:tr w:rsidR="005F08F7" w:rsidRPr="004B5A5F" w14:paraId="68624A26" w14:textId="77777777" w:rsidTr="00597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dxa"/>
          </w:tcPr>
          <w:p w14:paraId="0ACE8504" w14:textId="77777777" w:rsidR="005F08F7" w:rsidRPr="004B5A5F" w:rsidRDefault="005F08F7" w:rsidP="00581725">
            <w:pPr>
              <w:jc w:val="left"/>
            </w:pPr>
            <w:r w:rsidRPr="004B5A5F">
              <w:t>0.3</w:t>
            </w:r>
          </w:p>
        </w:tc>
        <w:tc>
          <w:tcPr>
            <w:tcW w:w="3962" w:type="dxa"/>
          </w:tcPr>
          <w:p w14:paraId="2FD19B4F" w14:textId="77777777" w:rsidR="005F08F7" w:rsidRPr="004B5A5F" w:rsidRDefault="005F08F7" w:rsidP="00581725">
            <w:pPr>
              <w:jc w:val="left"/>
              <w:cnfStyle w:val="000000100000" w:firstRow="0" w:lastRow="0" w:firstColumn="0" w:lastColumn="0" w:oddVBand="0" w:evenVBand="0" w:oddHBand="1" w:evenHBand="0" w:firstRowFirstColumn="0" w:firstRowLastColumn="0" w:lastRowFirstColumn="0" w:lastRowLastColumn="0"/>
            </w:pPr>
            <w:r w:rsidRPr="004B5A5F">
              <w:t>Updated to match new standard.</w:t>
            </w:r>
          </w:p>
        </w:tc>
        <w:tc>
          <w:tcPr>
            <w:tcW w:w="2265" w:type="dxa"/>
          </w:tcPr>
          <w:p w14:paraId="173FE9A9" w14:textId="77777777" w:rsidR="005F08F7" w:rsidRPr="004B5A5F" w:rsidRDefault="005F08F7" w:rsidP="00581725">
            <w:pPr>
              <w:jc w:val="left"/>
              <w:cnfStyle w:val="000000100000" w:firstRow="0" w:lastRow="0" w:firstColumn="0" w:lastColumn="0" w:oddVBand="0" w:evenVBand="0" w:oddHBand="1" w:evenHBand="0" w:firstRowFirstColumn="0" w:firstRowLastColumn="0" w:lastRowFirstColumn="0" w:lastRowLastColumn="0"/>
            </w:pPr>
            <w:r w:rsidRPr="004B5A5F">
              <w:t>Adrian Harwood</w:t>
            </w:r>
          </w:p>
        </w:tc>
        <w:tc>
          <w:tcPr>
            <w:tcW w:w="1648" w:type="dxa"/>
          </w:tcPr>
          <w:p w14:paraId="09F3C892" w14:textId="77777777" w:rsidR="005F08F7" w:rsidRPr="004B5A5F" w:rsidRDefault="005F08F7" w:rsidP="00581725">
            <w:pPr>
              <w:jc w:val="left"/>
              <w:cnfStyle w:val="000000100000" w:firstRow="0" w:lastRow="0" w:firstColumn="0" w:lastColumn="0" w:oddVBand="0" w:evenVBand="0" w:oddHBand="1" w:evenHBand="0" w:firstRowFirstColumn="0" w:firstRowLastColumn="0" w:lastRowFirstColumn="0" w:lastRowLastColumn="0"/>
            </w:pPr>
            <w:r w:rsidRPr="004B5A5F">
              <w:t>13/10/20</w:t>
            </w:r>
          </w:p>
        </w:tc>
      </w:tr>
      <w:tr w:rsidR="005F08F7" w:rsidRPr="004B5A5F" w14:paraId="43303BEC" w14:textId="77777777" w:rsidTr="00597F51">
        <w:tc>
          <w:tcPr>
            <w:cnfStyle w:val="001000000000" w:firstRow="0" w:lastRow="0" w:firstColumn="1" w:lastColumn="0" w:oddVBand="0" w:evenVBand="0" w:oddHBand="0" w:evenHBand="0" w:firstRowFirstColumn="0" w:firstRowLastColumn="0" w:lastRowFirstColumn="0" w:lastRowLastColumn="0"/>
            <w:tcW w:w="1141" w:type="dxa"/>
          </w:tcPr>
          <w:p w14:paraId="1DC38E17" w14:textId="77777777" w:rsidR="005F08F7" w:rsidRPr="004B5A5F" w:rsidRDefault="005F08F7" w:rsidP="00581725">
            <w:pPr>
              <w:jc w:val="left"/>
            </w:pPr>
            <w:r w:rsidRPr="004B5A5F">
              <w:t>0.4</w:t>
            </w:r>
          </w:p>
        </w:tc>
        <w:tc>
          <w:tcPr>
            <w:tcW w:w="3962" w:type="dxa"/>
          </w:tcPr>
          <w:p w14:paraId="722ECC9D" w14:textId="77777777" w:rsidR="005F08F7" w:rsidRPr="004B5A5F" w:rsidRDefault="005F08F7" w:rsidP="00581725">
            <w:pPr>
              <w:jc w:val="left"/>
              <w:cnfStyle w:val="000000000000" w:firstRow="0" w:lastRow="0" w:firstColumn="0" w:lastColumn="0" w:oddVBand="0" w:evenVBand="0" w:oddHBand="0" w:evenHBand="0" w:firstRowFirstColumn="0" w:firstRowLastColumn="0" w:lastRowFirstColumn="0" w:lastRowLastColumn="0"/>
            </w:pPr>
            <w:r w:rsidRPr="004B5A5F">
              <w:t>Updated to match new standard.</w:t>
            </w:r>
          </w:p>
        </w:tc>
        <w:tc>
          <w:tcPr>
            <w:tcW w:w="2265" w:type="dxa"/>
          </w:tcPr>
          <w:p w14:paraId="086C8F16" w14:textId="77777777" w:rsidR="005F08F7" w:rsidRPr="004B5A5F" w:rsidRDefault="005F08F7" w:rsidP="00581725">
            <w:pPr>
              <w:jc w:val="left"/>
              <w:cnfStyle w:val="000000000000" w:firstRow="0" w:lastRow="0" w:firstColumn="0" w:lastColumn="0" w:oddVBand="0" w:evenVBand="0" w:oddHBand="0" w:evenHBand="0" w:firstRowFirstColumn="0" w:firstRowLastColumn="0" w:lastRowFirstColumn="0" w:lastRowLastColumn="0"/>
            </w:pPr>
            <w:r w:rsidRPr="004B5A5F">
              <w:t>Adrian Harwood</w:t>
            </w:r>
          </w:p>
        </w:tc>
        <w:tc>
          <w:tcPr>
            <w:tcW w:w="1648" w:type="dxa"/>
          </w:tcPr>
          <w:p w14:paraId="47B9EFC5" w14:textId="77777777" w:rsidR="005F08F7" w:rsidRPr="004B5A5F" w:rsidRDefault="005F08F7" w:rsidP="00581725">
            <w:pPr>
              <w:jc w:val="left"/>
              <w:cnfStyle w:val="000000000000" w:firstRow="0" w:lastRow="0" w:firstColumn="0" w:lastColumn="0" w:oddVBand="0" w:evenVBand="0" w:oddHBand="0" w:evenHBand="0" w:firstRowFirstColumn="0" w:firstRowLastColumn="0" w:lastRowFirstColumn="0" w:lastRowLastColumn="0"/>
            </w:pPr>
            <w:r w:rsidRPr="004B5A5F">
              <w:t>2</w:t>
            </w:r>
            <w:r>
              <w:t>2</w:t>
            </w:r>
            <w:r w:rsidRPr="004B5A5F">
              <w:t>/01/21</w:t>
            </w:r>
          </w:p>
        </w:tc>
      </w:tr>
      <w:tr w:rsidR="00D57BEA" w:rsidRPr="004B5A5F" w14:paraId="454AAA41" w14:textId="77777777" w:rsidTr="00597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dxa"/>
          </w:tcPr>
          <w:p w14:paraId="66551A53" w14:textId="10A46AAB" w:rsidR="00D57BEA" w:rsidRPr="004B5A5F" w:rsidRDefault="00D57BEA" w:rsidP="00581725">
            <w:pPr>
              <w:jc w:val="left"/>
            </w:pPr>
            <w:r>
              <w:t>0.5</w:t>
            </w:r>
          </w:p>
        </w:tc>
        <w:tc>
          <w:tcPr>
            <w:tcW w:w="3962" w:type="dxa"/>
          </w:tcPr>
          <w:p w14:paraId="69DFCEB9" w14:textId="014B3843" w:rsidR="00D57BEA" w:rsidRPr="004B5A5F" w:rsidRDefault="00D57BEA" w:rsidP="00581725">
            <w:pPr>
              <w:jc w:val="left"/>
              <w:cnfStyle w:val="000000100000" w:firstRow="0" w:lastRow="0" w:firstColumn="0" w:lastColumn="0" w:oddVBand="0" w:evenVBand="0" w:oddHBand="1" w:evenHBand="0" w:firstRowFirstColumn="0" w:firstRowLastColumn="0" w:lastRowFirstColumn="0" w:lastRowLastColumn="0"/>
            </w:pPr>
            <w:r>
              <w:t>Moved document control to the end. Updated to match new standards guide.</w:t>
            </w:r>
          </w:p>
        </w:tc>
        <w:tc>
          <w:tcPr>
            <w:tcW w:w="2265" w:type="dxa"/>
          </w:tcPr>
          <w:p w14:paraId="4A0A709D" w14:textId="33289049" w:rsidR="00D57BEA" w:rsidRPr="004B5A5F" w:rsidRDefault="00D57BEA" w:rsidP="00581725">
            <w:pPr>
              <w:jc w:val="left"/>
              <w:cnfStyle w:val="000000100000" w:firstRow="0" w:lastRow="0" w:firstColumn="0" w:lastColumn="0" w:oddVBand="0" w:evenVBand="0" w:oddHBand="1" w:evenHBand="0" w:firstRowFirstColumn="0" w:firstRowLastColumn="0" w:lastRowFirstColumn="0" w:lastRowLastColumn="0"/>
            </w:pPr>
            <w:r>
              <w:t>Adrian Harwood</w:t>
            </w:r>
          </w:p>
        </w:tc>
        <w:tc>
          <w:tcPr>
            <w:tcW w:w="1648" w:type="dxa"/>
          </w:tcPr>
          <w:p w14:paraId="0D8F15F9" w14:textId="6E02D4EB" w:rsidR="00D57BEA" w:rsidRPr="004B5A5F" w:rsidRDefault="00D57BEA" w:rsidP="00581725">
            <w:pPr>
              <w:jc w:val="left"/>
              <w:cnfStyle w:val="000000100000" w:firstRow="0" w:lastRow="0" w:firstColumn="0" w:lastColumn="0" w:oddVBand="0" w:evenVBand="0" w:oddHBand="1" w:evenHBand="0" w:firstRowFirstColumn="0" w:firstRowLastColumn="0" w:lastRowFirstColumn="0" w:lastRowLastColumn="0"/>
            </w:pPr>
            <w:r>
              <w:t>02/02/21</w:t>
            </w:r>
          </w:p>
        </w:tc>
      </w:tr>
      <w:tr w:rsidR="00866882" w:rsidRPr="004B5A5F" w14:paraId="7190D42F" w14:textId="77777777" w:rsidTr="00597F51">
        <w:tc>
          <w:tcPr>
            <w:cnfStyle w:val="001000000000" w:firstRow="0" w:lastRow="0" w:firstColumn="1" w:lastColumn="0" w:oddVBand="0" w:evenVBand="0" w:oddHBand="0" w:evenHBand="0" w:firstRowFirstColumn="0" w:firstRowLastColumn="0" w:lastRowFirstColumn="0" w:lastRowLastColumn="0"/>
            <w:tcW w:w="1141" w:type="dxa"/>
          </w:tcPr>
          <w:p w14:paraId="724A675F" w14:textId="4FC11006" w:rsidR="00866882" w:rsidRDefault="00866882" w:rsidP="00581725">
            <w:pPr>
              <w:jc w:val="left"/>
            </w:pPr>
            <w:r>
              <w:t>0.6</w:t>
            </w:r>
          </w:p>
        </w:tc>
        <w:tc>
          <w:tcPr>
            <w:tcW w:w="3962" w:type="dxa"/>
          </w:tcPr>
          <w:p w14:paraId="2B6C93B6" w14:textId="520CAA2A" w:rsidR="00866882" w:rsidRDefault="00866882" w:rsidP="00581725">
            <w:pPr>
              <w:jc w:val="left"/>
              <w:cnfStyle w:val="000000000000" w:firstRow="0" w:lastRow="0" w:firstColumn="0" w:lastColumn="0" w:oddVBand="0" w:evenVBand="0" w:oddHBand="0" w:evenHBand="0" w:firstRowFirstColumn="0" w:firstRowLastColumn="0" w:lastRowFirstColumn="0" w:lastRowLastColumn="0"/>
            </w:pPr>
            <w:r>
              <w:t>Update to match new standard guide. Add question regarding validity.</w:t>
            </w:r>
          </w:p>
        </w:tc>
        <w:tc>
          <w:tcPr>
            <w:tcW w:w="2265" w:type="dxa"/>
          </w:tcPr>
          <w:p w14:paraId="7F6B6BAE" w14:textId="4B053DEA" w:rsidR="00866882" w:rsidRDefault="00866882" w:rsidP="00581725">
            <w:pPr>
              <w:jc w:val="left"/>
              <w:cnfStyle w:val="000000000000" w:firstRow="0" w:lastRow="0" w:firstColumn="0" w:lastColumn="0" w:oddVBand="0" w:evenVBand="0" w:oddHBand="0" w:evenHBand="0" w:firstRowFirstColumn="0" w:firstRowLastColumn="0" w:lastRowFirstColumn="0" w:lastRowLastColumn="0"/>
            </w:pPr>
            <w:r>
              <w:t>Adrian Harwood</w:t>
            </w:r>
          </w:p>
        </w:tc>
        <w:tc>
          <w:tcPr>
            <w:tcW w:w="1648" w:type="dxa"/>
          </w:tcPr>
          <w:p w14:paraId="570EE5C0" w14:textId="3EE4270E" w:rsidR="00866882" w:rsidRDefault="00866882" w:rsidP="00581725">
            <w:pPr>
              <w:jc w:val="left"/>
              <w:cnfStyle w:val="000000000000" w:firstRow="0" w:lastRow="0" w:firstColumn="0" w:lastColumn="0" w:oddVBand="0" w:evenVBand="0" w:oddHBand="0" w:evenHBand="0" w:firstRowFirstColumn="0" w:firstRowLastColumn="0" w:lastRowFirstColumn="0" w:lastRowLastColumn="0"/>
            </w:pPr>
            <w:r>
              <w:t>12/03/21</w:t>
            </w:r>
          </w:p>
        </w:tc>
      </w:tr>
      <w:tr w:rsidR="007D49C3" w:rsidRPr="004B5A5F" w14:paraId="59448E0B" w14:textId="77777777" w:rsidTr="00597F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1" w:type="dxa"/>
          </w:tcPr>
          <w:p w14:paraId="090D14D5" w14:textId="402328E6" w:rsidR="007D49C3" w:rsidRDefault="007D49C3" w:rsidP="00581725">
            <w:pPr>
              <w:jc w:val="left"/>
            </w:pPr>
            <w:r>
              <w:t>0.7</w:t>
            </w:r>
          </w:p>
        </w:tc>
        <w:tc>
          <w:tcPr>
            <w:tcW w:w="3962" w:type="dxa"/>
          </w:tcPr>
          <w:p w14:paraId="55E4E759" w14:textId="08EDF3DB" w:rsidR="007D49C3" w:rsidRDefault="007D49C3" w:rsidP="00581725">
            <w:pPr>
              <w:jc w:val="left"/>
              <w:cnfStyle w:val="000000100000" w:firstRow="0" w:lastRow="0" w:firstColumn="0" w:lastColumn="0" w:oddVBand="0" w:evenVBand="0" w:oddHBand="1" w:evenHBand="0" w:firstRowFirstColumn="0" w:firstRowLastColumn="0" w:lastRowFirstColumn="0" w:lastRowLastColumn="0"/>
            </w:pPr>
            <w:r>
              <w:t>Added EULA section and reorganised consultations to match standard.</w:t>
            </w:r>
          </w:p>
        </w:tc>
        <w:tc>
          <w:tcPr>
            <w:tcW w:w="2265" w:type="dxa"/>
          </w:tcPr>
          <w:p w14:paraId="498C3578" w14:textId="7D5D2E68" w:rsidR="007D49C3" w:rsidRDefault="007D49C3" w:rsidP="00581725">
            <w:pPr>
              <w:jc w:val="left"/>
              <w:cnfStyle w:val="000000100000" w:firstRow="0" w:lastRow="0" w:firstColumn="0" w:lastColumn="0" w:oddVBand="0" w:evenVBand="0" w:oddHBand="1" w:evenHBand="0" w:firstRowFirstColumn="0" w:firstRowLastColumn="0" w:lastRowFirstColumn="0" w:lastRowLastColumn="0"/>
            </w:pPr>
            <w:r>
              <w:t>Adrian Harwood</w:t>
            </w:r>
          </w:p>
        </w:tc>
        <w:tc>
          <w:tcPr>
            <w:tcW w:w="1648" w:type="dxa"/>
          </w:tcPr>
          <w:p w14:paraId="22EC2B44" w14:textId="17D0AC5F" w:rsidR="007D49C3" w:rsidRDefault="007D49C3" w:rsidP="00581725">
            <w:pPr>
              <w:jc w:val="left"/>
              <w:cnfStyle w:val="000000100000" w:firstRow="0" w:lastRow="0" w:firstColumn="0" w:lastColumn="0" w:oddVBand="0" w:evenVBand="0" w:oddHBand="1" w:evenHBand="0" w:firstRowFirstColumn="0" w:firstRowLastColumn="0" w:lastRowFirstColumn="0" w:lastRowLastColumn="0"/>
            </w:pPr>
            <w:r>
              <w:t>11/06/21</w:t>
            </w:r>
          </w:p>
        </w:tc>
      </w:tr>
      <w:tr w:rsidR="00581725" w:rsidRPr="004B5A5F" w14:paraId="1ABDF166" w14:textId="77777777" w:rsidTr="00597F51">
        <w:tc>
          <w:tcPr>
            <w:cnfStyle w:val="001000000000" w:firstRow="0" w:lastRow="0" w:firstColumn="1" w:lastColumn="0" w:oddVBand="0" w:evenVBand="0" w:oddHBand="0" w:evenHBand="0" w:firstRowFirstColumn="0" w:firstRowLastColumn="0" w:lastRowFirstColumn="0" w:lastRowLastColumn="0"/>
            <w:tcW w:w="1141" w:type="dxa"/>
          </w:tcPr>
          <w:p w14:paraId="33FA0342" w14:textId="620C5CC7" w:rsidR="00581725" w:rsidRDefault="00581725" w:rsidP="00581725">
            <w:pPr>
              <w:jc w:val="left"/>
            </w:pPr>
            <w:r>
              <w:t>1.0</w:t>
            </w:r>
          </w:p>
        </w:tc>
        <w:tc>
          <w:tcPr>
            <w:tcW w:w="3962" w:type="dxa"/>
          </w:tcPr>
          <w:p w14:paraId="195BCB14" w14:textId="0EBC3967" w:rsidR="00581725" w:rsidRDefault="00581725" w:rsidP="00581725">
            <w:pPr>
              <w:jc w:val="left"/>
              <w:cnfStyle w:val="000000000000" w:firstRow="0" w:lastRow="0" w:firstColumn="0" w:lastColumn="0" w:oddVBand="0" w:evenVBand="0" w:oddHBand="0" w:evenHBand="0" w:firstRowFirstColumn="0" w:firstRowLastColumn="0" w:lastRowFirstColumn="0" w:lastRowLastColumn="0"/>
            </w:pPr>
            <w:r>
              <w:t>Updated to match released standard.</w:t>
            </w:r>
          </w:p>
        </w:tc>
        <w:tc>
          <w:tcPr>
            <w:tcW w:w="2265" w:type="dxa"/>
          </w:tcPr>
          <w:p w14:paraId="718A7868" w14:textId="6F9AB322" w:rsidR="00581725" w:rsidRDefault="00581725" w:rsidP="00581725">
            <w:pPr>
              <w:jc w:val="left"/>
              <w:cnfStyle w:val="000000000000" w:firstRow="0" w:lastRow="0" w:firstColumn="0" w:lastColumn="0" w:oddVBand="0" w:evenVBand="0" w:oddHBand="0" w:evenHBand="0" w:firstRowFirstColumn="0" w:firstRowLastColumn="0" w:lastRowFirstColumn="0" w:lastRowLastColumn="0"/>
            </w:pPr>
            <w:r>
              <w:t>Adrian Harwood</w:t>
            </w:r>
          </w:p>
        </w:tc>
        <w:tc>
          <w:tcPr>
            <w:tcW w:w="1648" w:type="dxa"/>
          </w:tcPr>
          <w:p w14:paraId="683A2C2F" w14:textId="552483FE" w:rsidR="00581725" w:rsidRDefault="00581725" w:rsidP="00581725">
            <w:pPr>
              <w:jc w:val="left"/>
              <w:cnfStyle w:val="000000000000" w:firstRow="0" w:lastRow="0" w:firstColumn="0" w:lastColumn="0" w:oddVBand="0" w:evenVBand="0" w:oddHBand="0" w:evenHBand="0" w:firstRowFirstColumn="0" w:firstRowLastColumn="0" w:lastRowFirstColumn="0" w:lastRowLastColumn="0"/>
            </w:pPr>
            <w:r>
              <w:t>26/11/21</w:t>
            </w:r>
          </w:p>
        </w:tc>
      </w:tr>
    </w:tbl>
    <w:p w14:paraId="6A9ACE02" w14:textId="77777777" w:rsidR="005F08F7" w:rsidRPr="004B5A5F" w:rsidRDefault="005F08F7" w:rsidP="004B5A5F"/>
    <w:sectPr w:rsidR="005F08F7" w:rsidRPr="004B5A5F" w:rsidSect="00903BE5">
      <w:headerReference w:type="even" r:id="rId32"/>
      <w:headerReference w:type="default" r:id="rId33"/>
      <w:footerReference w:type="even" r:id="rId34"/>
      <w:footerReference w:type="default" r:id="rId35"/>
      <w:headerReference w:type="first" r:id="rId36"/>
      <w:footerReference w:type="first" r:id="rId3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Patricia Barnby" w:date="2023-05-09T17:51:00Z" w:initials="PB">
    <w:p w14:paraId="003DC273" w14:textId="77777777" w:rsidR="00EF267D" w:rsidRDefault="00520A11">
      <w:pPr>
        <w:pStyle w:val="CommentText"/>
        <w:jc w:val="left"/>
      </w:pPr>
      <w:r>
        <w:rPr>
          <w:rStyle w:val="CommentReference"/>
        </w:rPr>
        <w:annotationRef/>
      </w:r>
      <w:r w:rsidR="00EF267D">
        <w:t xml:space="preserve">If you have developed this for UoM, you may want to use convention </w:t>
      </w:r>
    </w:p>
    <w:p w14:paraId="04A6D977" w14:textId="77777777" w:rsidR="00EF267D" w:rsidRDefault="00EF267D" w:rsidP="00414D65">
      <w:pPr>
        <w:pStyle w:val="CommentText"/>
        <w:jc w:val="left"/>
      </w:pPr>
      <w:r>
        <w:t>uk.ac.manchester.badbir or something on those lines? But if this is standard wording that's fine but it has to be unique for the stores.</w:t>
      </w:r>
    </w:p>
  </w:comment>
  <w:comment w:id="4" w:author="Patricia Barnby" w:date="2023-05-09T17:49:00Z" w:initials="PB">
    <w:p w14:paraId="1DE81159" w14:textId="6B394A87" w:rsidR="002750C6" w:rsidRDefault="002750C6" w:rsidP="00AA1252">
      <w:pPr>
        <w:pStyle w:val="CommentText"/>
        <w:jc w:val="left"/>
      </w:pPr>
      <w:r>
        <w:rPr>
          <w:rStyle w:val="CommentReference"/>
        </w:rPr>
        <w:annotationRef/>
      </w:r>
      <w:r>
        <w:t>Similar to Android build number conventions</w:t>
      </w:r>
    </w:p>
  </w:comment>
  <w:comment w:id="10" w:author="Patricia Barnby" w:date="2023-05-09T17:54:00Z" w:initials="PB">
    <w:p w14:paraId="527DE4A4" w14:textId="77777777" w:rsidR="008979F5" w:rsidRDefault="008979F5">
      <w:pPr>
        <w:pStyle w:val="CommentText"/>
        <w:jc w:val="left"/>
      </w:pPr>
      <w:r>
        <w:rPr>
          <w:rStyle w:val="CommentReference"/>
        </w:rPr>
        <w:annotationRef/>
      </w:r>
      <w:r>
        <w:t xml:space="preserve">Example of others comments: </w:t>
      </w:r>
    </w:p>
    <w:p w14:paraId="42B94ED4" w14:textId="77777777" w:rsidR="008979F5" w:rsidRDefault="008979F5">
      <w:pPr>
        <w:pStyle w:val="CommentText"/>
        <w:jc w:val="left"/>
      </w:pPr>
      <w:r>
        <w:t>Code is organised with appropriate variable names, have used modularisation to avoid reusing code where possible. Organised variables into relevant groups, and deleted unused regions of code. Version number and build numbers displayed on screen. Follow clean-code principles and use peer review.</w:t>
      </w:r>
    </w:p>
    <w:p w14:paraId="6DB7142E" w14:textId="77777777" w:rsidR="008979F5" w:rsidRDefault="008979F5" w:rsidP="00EB386C">
      <w:pPr>
        <w:pStyle w:val="CommentText"/>
        <w:jc w:val="left"/>
      </w:pPr>
    </w:p>
  </w:comment>
  <w:comment w:id="12" w:author="Patricia Barnby" w:date="2023-05-09T17:56:00Z" w:initials="PB">
    <w:p w14:paraId="24560FD2" w14:textId="77777777" w:rsidR="003310AA" w:rsidRDefault="003310AA" w:rsidP="006B7475">
      <w:pPr>
        <w:pStyle w:val="CommentText"/>
        <w:jc w:val="left"/>
      </w:pPr>
      <w:r>
        <w:rPr>
          <w:rStyle w:val="CommentReference"/>
        </w:rPr>
        <w:annotationRef/>
      </w:r>
      <w:r>
        <w:t>What have you tested on? Phone and tablet? Anything else?</w:t>
      </w:r>
    </w:p>
  </w:comment>
  <w:comment w:id="13" w:author="Patricia Barnby" w:date="2023-05-09T17:57:00Z" w:initials="PB">
    <w:p w14:paraId="7E164DEE" w14:textId="77777777" w:rsidR="0074748B" w:rsidRDefault="0074748B" w:rsidP="008237C7">
      <w:pPr>
        <w:pStyle w:val="CommentText"/>
        <w:jc w:val="left"/>
      </w:pPr>
      <w:r>
        <w:rPr>
          <w:rStyle w:val="CommentReference"/>
        </w:rPr>
        <w:annotationRef/>
      </w:r>
      <w:r>
        <w:t>Please supply AAB for Android and IPA for iOS version</w:t>
      </w:r>
    </w:p>
  </w:comment>
  <w:comment w:id="14" w:author="Patricia Barnby" w:date="2023-05-09T18:03:00Z" w:initials="PB">
    <w:p w14:paraId="05BD97C8" w14:textId="77777777" w:rsidR="006C1208" w:rsidRDefault="00513D83" w:rsidP="00AD7270">
      <w:pPr>
        <w:pStyle w:val="CommentText"/>
        <w:jc w:val="left"/>
      </w:pPr>
      <w:r>
        <w:rPr>
          <w:rStyle w:val="CommentReference"/>
        </w:rPr>
        <w:annotationRef/>
      </w:r>
      <w:r w:rsidR="006C1208">
        <w:t>If your app requires any permissions and they are not listed here the stores will reject the upload so this needs to be accurate. E.g. access_network_state etc</w:t>
      </w:r>
    </w:p>
  </w:comment>
  <w:comment w:id="17" w:author="Patricia Barnby" w:date="2023-05-09T18:28:00Z" w:initials="PB">
    <w:p w14:paraId="53558CCF" w14:textId="77777777" w:rsidR="000672A3" w:rsidRDefault="000672A3" w:rsidP="00E7280E">
      <w:pPr>
        <w:pStyle w:val="CommentText"/>
        <w:jc w:val="left"/>
      </w:pPr>
      <w:r>
        <w:rPr>
          <w:rStyle w:val="CommentReference"/>
        </w:rPr>
        <w:annotationRef/>
      </w:r>
      <w:r>
        <w:t>Have other developers tested besides yourself? Have you documented the testing features and expected outcomes? Please state what integration testing you have done with the Rest APIs and server. Have you conducted signed off, User Acceptance Testing?</w:t>
      </w:r>
    </w:p>
  </w:comment>
  <w:comment w:id="18" w:author="Patricia Barnby" w:date="2023-05-09T18:29:00Z" w:initials="PB">
    <w:p w14:paraId="07798BF8" w14:textId="77777777" w:rsidR="00E215E2" w:rsidRDefault="008A3154" w:rsidP="006803A1">
      <w:pPr>
        <w:pStyle w:val="CommentText"/>
        <w:jc w:val="left"/>
      </w:pPr>
      <w:r>
        <w:rPr>
          <w:rStyle w:val="CommentReference"/>
        </w:rPr>
        <w:annotationRef/>
      </w:r>
      <w:r w:rsidR="00E215E2">
        <w:t>OS is the Android or iOS API versions</w:t>
      </w:r>
    </w:p>
  </w:comment>
  <w:comment w:id="19" w:author="Patricia Barnby" w:date="2023-05-09T18:31:00Z" w:initials="PB">
    <w:p w14:paraId="45C03538" w14:textId="77777777" w:rsidR="00E215E2" w:rsidRDefault="00E215E2" w:rsidP="00067C1E">
      <w:pPr>
        <w:pStyle w:val="CommentText"/>
        <w:jc w:val="left"/>
      </w:pPr>
      <w:r>
        <w:rPr>
          <w:rStyle w:val="CommentReference"/>
        </w:rPr>
        <w:annotationRef/>
      </w:r>
      <w:r>
        <w:t>Device Type is whether it is an actual phone, tablet or emulator</w:t>
      </w:r>
    </w:p>
  </w:comment>
  <w:comment w:id="20" w:author="Patricia Barnby" w:date="2023-05-09T18:32:00Z" w:initials="PB">
    <w:p w14:paraId="4EBB1194" w14:textId="77777777" w:rsidR="00E215E2" w:rsidRDefault="00E215E2" w:rsidP="00746D3D">
      <w:pPr>
        <w:pStyle w:val="CommentText"/>
        <w:jc w:val="left"/>
      </w:pPr>
      <w:r>
        <w:rPr>
          <w:rStyle w:val="CommentReference"/>
        </w:rPr>
        <w:annotationRef/>
      </w:r>
      <w:r>
        <w:t>Device Config is the emulator device and versions such as Pixel 3a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4A6D977" w15:done="0"/>
  <w15:commentEx w15:paraId="1DE81159" w15:done="0"/>
  <w15:commentEx w15:paraId="6DB7142E" w15:done="0"/>
  <w15:commentEx w15:paraId="24560FD2" w15:done="0"/>
  <w15:commentEx w15:paraId="7E164DEE" w15:done="0"/>
  <w15:commentEx w15:paraId="05BD97C8" w15:done="0"/>
  <w15:commentEx w15:paraId="53558CCF" w15:done="0"/>
  <w15:commentEx w15:paraId="07798BF8" w15:done="0"/>
  <w15:commentEx w15:paraId="45C03538" w15:done="0"/>
  <w15:commentEx w15:paraId="4EBB11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050687" w16cex:dateUtc="2023-05-09T16:51:00Z"/>
  <w16cex:commentExtensible w16cex:durableId="2805062E" w16cex:dateUtc="2023-05-09T16:49:00Z"/>
  <w16cex:commentExtensible w16cex:durableId="2805073F" w16cex:dateUtc="2023-05-09T16:54:00Z"/>
  <w16cex:commentExtensible w16cex:durableId="280507EA" w16cex:dateUtc="2023-05-09T16:56:00Z"/>
  <w16cex:commentExtensible w16cex:durableId="28050815" w16cex:dateUtc="2023-05-09T16:57:00Z"/>
  <w16cex:commentExtensible w16cex:durableId="2805096E" w16cex:dateUtc="2023-05-09T17:03:00Z"/>
  <w16cex:commentExtensible w16cex:durableId="28050F60" w16cex:dateUtc="2023-05-09T17:28:00Z"/>
  <w16cex:commentExtensible w16cex:durableId="28050F89" w16cex:dateUtc="2023-05-09T17:29:00Z"/>
  <w16cex:commentExtensible w16cex:durableId="28051009" w16cex:dateUtc="2023-05-09T17:31:00Z"/>
  <w16cex:commentExtensible w16cex:durableId="2805102A" w16cex:dateUtc="2023-05-09T1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A6D977" w16cid:durableId="28050687"/>
  <w16cid:commentId w16cid:paraId="1DE81159" w16cid:durableId="2805062E"/>
  <w16cid:commentId w16cid:paraId="6DB7142E" w16cid:durableId="2805073F"/>
  <w16cid:commentId w16cid:paraId="24560FD2" w16cid:durableId="280507EA"/>
  <w16cid:commentId w16cid:paraId="7E164DEE" w16cid:durableId="28050815"/>
  <w16cid:commentId w16cid:paraId="05BD97C8" w16cid:durableId="2805096E"/>
  <w16cid:commentId w16cid:paraId="53558CCF" w16cid:durableId="28050F60"/>
  <w16cid:commentId w16cid:paraId="07798BF8" w16cid:durableId="28050F89"/>
  <w16cid:commentId w16cid:paraId="45C03538" w16cid:durableId="28051009"/>
  <w16cid:commentId w16cid:paraId="4EBB1194" w16cid:durableId="280510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C5563" w14:textId="77777777" w:rsidR="009C4B88" w:rsidRDefault="009C4B88" w:rsidP="004B5A5F">
      <w:r>
        <w:separator/>
      </w:r>
    </w:p>
  </w:endnote>
  <w:endnote w:type="continuationSeparator" w:id="0">
    <w:p w14:paraId="0FCAB2DC" w14:textId="77777777" w:rsidR="009C4B88" w:rsidRDefault="009C4B88" w:rsidP="004B5A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6337F" w14:textId="77777777" w:rsidR="00597F51" w:rsidRDefault="00597F51" w:rsidP="004B5A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4746755"/>
      <w:docPartObj>
        <w:docPartGallery w:val="Page Numbers (Bottom of Page)"/>
        <w:docPartUnique/>
      </w:docPartObj>
    </w:sdtPr>
    <w:sdtEndPr/>
    <w:sdtContent>
      <w:sdt>
        <w:sdtPr>
          <w:id w:val="-1769616900"/>
          <w:docPartObj>
            <w:docPartGallery w:val="Page Numbers (Top of Page)"/>
            <w:docPartUnique/>
          </w:docPartObj>
        </w:sdtPr>
        <w:sdtEndPr/>
        <w:sdtContent>
          <w:p w14:paraId="620AF504" w14:textId="4DAFEE94" w:rsidR="00597F51" w:rsidRDefault="00597F51" w:rsidP="004B5A5F">
            <w:pPr>
              <w:pStyle w:val="Footer"/>
            </w:pPr>
            <w:r>
              <w:t xml:space="preserve">Page </w:t>
            </w:r>
            <w:r>
              <w:rPr>
                <w:sz w:val="24"/>
                <w:szCs w:val="24"/>
              </w:rPr>
              <w:fldChar w:fldCharType="begin"/>
            </w:r>
            <w:r>
              <w:instrText xml:space="preserve"> PAGE </w:instrText>
            </w:r>
            <w:r>
              <w:rPr>
                <w:sz w:val="24"/>
                <w:szCs w:val="24"/>
              </w:rPr>
              <w:fldChar w:fldCharType="separate"/>
            </w:r>
            <w:r>
              <w:rPr>
                <w:noProof/>
              </w:rPr>
              <w:t>2</w:t>
            </w:r>
            <w:r>
              <w:rPr>
                <w:sz w:val="24"/>
                <w:szCs w:val="24"/>
              </w:rPr>
              <w:fldChar w:fldCharType="end"/>
            </w:r>
            <w:r>
              <w:t xml:space="preserve"> of </w:t>
            </w:r>
            <w:r w:rsidR="00EF267D">
              <w:fldChar w:fldCharType="begin"/>
            </w:r>
            <w:r w:rsidR="00EF267D">
              <w:instrText xml:space="preserve"> NUMPAGES  </w:instrText>
            </w:r>
            <w:r w:rsidR="00EF267D">
              <w:fldChar w:fldCharType="separate"/>
            </w:r>
            <w:r>
              <w:rPr>
                <w:noProof/>
              </w:rPr>
              <w:t>2</w:t>
            </w:r>
            <w:r w:rsidR="00EF267D">
              <w:rPr>
                <w:noProof/>
              </w:rPr>
              <w:fldChar w:fldCharType="end"/>
            </w:r>
          </w:p>
        </w:sdtContent>
      </w:sdt>
    </w:sdtContent>
  </w:sdt>
  <w:p w14:paraId="50A25BB9" w14:textId="77777777" w:rsidR="00597F51" w:rsidRDefault="00597F51" w:rsidP="004B5A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692B5" w14:textId="77777777" w:rsidR="00597F51" w:rsidRDefault="00597F51" w:rsidP="004B5A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77400" w14:textId="77777777" w:rsidR="009C4B88" w:rsidRDefault="009C4B88" w:rsidP="004B5A5F">
      <w:r>
        <w:separator/>
      </w:r>
    </w:p>
  </w:footnote>
  <w:footnote w:type="continuationSeparator" w:id="0">
    <w:p w14:paraId="5E41408A" w14:textId="77777777" w:rsidR="009C4B88" w:rsidRDefault="009C4B88" w:rsidP="004B5A5F">
      <w:r>
        <w:continuationSeparator/>
      </w:r>
    </w:p>
  </w:footnote>
  <w:footnote w:id="1">
    <w:p w14:paraId="1B8FA3CC" w14:textId="1ECB3F80" w:rsidR="00597F51" w:rsidRDefault="00597F51">
      <w:pPr>
        <w:pStyle w:val="FootnoteText"/>
      </w:pPr>
      <w:r>
        <w:rPr>
          <w:rStyle w:val="FootnoteReference"/>
        </w:rPr>
        <w:footnoteRef/>
      </w:r>
      <w:r>
        <w:t xml:space="preserve"> </w:t>
      </w:r>
      <w:hyperlink r:id="rId1" w:history="1">
        <w:r w:rsidRPr="00D35ADC">
          <w:rPr>
            <w:rStyle w:val="Hyperlink"/>
          </w:rPr>
          <w:t>https://developer.apple.com/ios/submit/</w:t>
        </w:r>
      </w:hyperlink>
      <w:r>
        <w:t xml:space="preserve"> </w:t>
      </w:r>
    </w:p>
  </w:footnote>
  <w:footnote w:id="2">
    <w:p w14:paraId="53B6E95D" w14:textId="3D2CF998" w:rsidR="00597F51" w:rsidRDefault="00597F51">
      <w:pPr>
        <w:pStyle w:val="FootnoteText"/>
      </w:pPr>
      <w:r>
        <w:rPr>
          <w:rStyle w:val="FootnoteReference"/>
        </w:rPr>
        <w:footnoteRef/>
      </w:r>
      <w:r>
        <w:t xml:space="preserve"> </w:t>
      </w:r>
      <w:hyperlink r:id="rId2" w:anchor="zippy=" w:history="1">
        <w:r w:rsidRPr="00D35ADC">
          <w:rPr>
            <w:rStyle w:val="Hyperlink"/>
          </w:rPr>
          <w:t>https://support.google.com/googleplay/android-developer/answer/9866151?hl=en-GB#zippy=</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819F36" w14:textId="2668D1C6" w:rsidR="00597F51" w:rsidRDefault="00597F51" w:rsidP="004B5A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CC8" w14:textId="1E44567C" w:rsidR="00597F51" w:rsidRDefault="00597F51" w:rsidP="004B5A5F">
    <w:pPr>
      <w:pStyle w:val="Header"/>
      <w:rPr>
        <w:noProof/>
        <w:lang w:eastAsia="en-GB"/>
      </w:rPr>
    </w:pPr>
    <w:r>
      <w:ptab w:relativeTo="margin" w:alignment="left" w:leader="none"/>
    </w:r>
    <w:r w:rsidRPr="009D1B5A">
      <w:rPr>
        <w:noProof/>
        <w:lang w:eastAsia="en-GB"/>
      </w:rPr>
      <w:t xml:space="preserve"> </w:t>
    </w:r>
    <w:r>
      <w:rPr>
        <w:noProof/>
        <w:lang w:eastAsia="en-GB"/>
      </w:rPr>
      <w:drawing>
        <wp:inline distT="0" distB="0" distL="0" distR="0" wp14:anchorId="447D29F8" wp14:editId="10BFF4B3">
          <wp:extent cx="1444979" cy="6096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4979" cy="609600"/>
                  </a:xfrm>
                  <a:prstGeom prst="rect">
                    <a:avLst/>
                  </a:prstGeom>
                </pic:spPr>
              </pic:pic>
            </a:graphicData>
          </a:graphic>
        </wp:inline>
      </w:drawing>
    </w:r>
    <w:r>
      <w:rPr>
        <w:noProof/>
        <w:lang w:eastAsia="en-GB"/>
      </w:rPr>
      <w:ptab w:relativeTo="margin" w:alignment="right" w:leader="none"/>
    </w:r>
    <w:r>
      <w:rPr>
        <w:noProof/>
      </w:rPr>
      <w:drawing>
        <wp:inline distT="0" distB="0" distL="0" distR="0" wp14:anchorId="1768969C" wp14:editId="2266905A">
          <wp:extent cx="1866900" cy="65214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8476" r="-8476"/>
                  <a:stretch/>
                </pic:blipFill>
                <pic:spPr bwMode="auto">
                  <a:xfrm>
                    <a:off x="0" y="0"/>
                    <a:ext cx="1866900" cy="652145"/>
                  </a:xfrm>
                  <a:prstGeom prst="rect">
                    <a:avLst/>
                  </a:prstGeom>
                  <a:ln>
                    <a:noFill/>
                  </a:ln>
                  <a:extLst>
                    <a:ext uri="{53640926-AAD7-44D8-BBD7-CCE9431645EC}">
                      <a14:shadowObscured xmlns:a14="http://schemas.microsoft.com/office/drawing/2010/main"/>
                    </a:ext>
                  </a:extLst>
                </pic:spPr>
              </pic:pic>
            </a:graphicData>
          </a:graphic>
        </wp:inline>
      </w:drawing>
    </w:r>
  </w:p>
  <w:p w14:paraId="52A42F71" w14:textId="77777777" w:rsidR="00597F51" w:rsidRPr="00EC3DE6" w:rsidRDefault="00597F51" w:rsidP="004B5A5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A88EC" w14:textId="1F374543" w:rsidR="00597F51" w:rsidRDefault="00597F51" w:rsidP="004B5A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80EC0"/>
    <w:multiLevelType w:val="multilevel"/>
    <w:tmpl w:val="0809001D"/>
    <w:numStyleLink w:val="Style1"/>
  </w:abstractNum>
  <w:abstractNum w:abstractNumId="1" w15:restartNumberingAfterBreak="0">
    <w:nsid w:val="12F74B99"/>
    <w:multiLevelType w:val="hybridMultilevel"/>
    <w:tmpl w:val="F034B3D0"/>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C51E1F"/>
    <w:multiLevelType w:val="hybridMultilevel"/>
    <w:tmpl w:val="CF325E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20C4CC7"/>
    <w:multiLevelType w:val="hybridMultilevel"/>
    <w:tmpl w:val="8578EC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517B47"/>
    <w:multiLevelType w:val="multilevel"/>
    <w:tmpl w:val="D058679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8823351"/>
    <w:multiLevelType w:val="hybridMultilevel"/>
    <w:tmpl w:val="E630704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CF44721"/>
    <w:multiLevelType w:val="hybridMultilevel"/>
    <w:tmpl w:val="F1B092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5A7FC8"/>
    <w:multiLevelType w:val="hybridMultilevel"/>
    <w:tmpl w:val="E9FE61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6483064"/>
    <w:multiLevelType w:val="multilevel"/>
    <w:tmpl w:val="0809001D"/>
    <w:styleLink w:val="Style1"/>
    <w:lvl w:ilvl="0">
      <w:start w:val="1"/>
      <w:numFmt w:val="lowerLetter"/>
      <w:lvlText w:val="%1)"/>
      <w:lvlJc w:val="left"/>
      <w:pPr>
        <w:ind w:left="360" w:hanging="360"/>
      </w:pPr>
    </w:lvl>
    <w:lvl w:ilvl="1">
      <w:start w:val="1"/>
      <w:numFmt w:val="lowerRoman"/>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B9922FE"/>
    <w:multiLevelType w:val="hybridMultilevel"/>
    <w:tmpl w:val="78B654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25A48BE"/>
    <w:multiLevelType w:val="hybridMultilevel"/>
    <w:tmpl w:val="E70C3E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8F2797"/>
    <w:multiLevelType w:val="hybridMultilevel"/>
    <w:tmpl w:val="E70ECA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AC41A0"/>
    <w:multiLevelType w:val="hybridMultilevel"/>
    <w:tmpl w:val="C4CC5E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2D32A79"/>
    <w:multiLevelType w:val="hybridMultilevel"/>
    <w:tmpl w:val="36F81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79833FA"/>
    <w:multiLevelType w:val="hybridMultilevel"/>
    <w:tmpl w:val="DD828516"/>
    <w:lvl w:ilvl="0" w:tplc="BF4EADF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C667327"/>
    <w:multiLevelType w:val="hybridMultilevel"/>
    <w:tmpl w:val="DFD456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1135A7F"/>
    <w:multiLevelType w:val="hybridMultilevel"/>
    <w:tmpl w:val="1E748B02"/>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7" w15:restartNumberingAfterBreak="0">
    <w:nsid w:val="656943C6"/>
    <w:multiLevelType w:val="hybridMultilevel"/>
    <w:tmpl w:val="64D4A0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A1A34E7"/>
    <w:multiLevelType w:val="hybridMultilevel"/>
    <w:tmpl w:val="6088A7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63538498">
    <w:abstractNumId w:val="3"/>
  </w:num>
  <w:num w:numId="2" w16cid:durableId="1445883631">
    <w:abstractNumId w:val="12"/>
  </w:num>
  <w:num w:numId="3" w16cid:durableId="513689752">
    <w:abstractNumId w:val="16"/>
  </w:num>
  <w:num w:numId="4" w16cid:durableId="1293630533">
    <w:abstractNumId w:val="4"/>
  </w:num>
  <w:num w:numId="5" w16cid:durableId="1003357604">
    <w:abstractNumId w:val="7"/>
  </w:num>
  <w:num w:numId="6" w16cid:durableId="1532835265">
    <w:abstractNumId w:val="18"/>
  </w:num>
  <w:num w:numId="7" w16cid:durableId="825433449">
    <w:abstractNumId w:val="2"/>
  </w:num>
  <w:num w:numId="8" w16cid:durableId="95827496">
    <w:abstractNumId w:val="5"/>
  </w:num>
  <w:num w:numId="9" w16cid:durableId="1868907976">
    <w:abstractNumId w:val="9"/>
  </w:num>
  <w:num w:numId="10" w16cid:durableId="1543710527">
    <w:abstractNumId w:val="14"/>
  </w:num>
  <w:num w:numId="11" w16cid:durableId="94441499">
    <w:abstractNumId w:val="15"/>
  </w:num>
  <w:num w:numId="12" w16cid:durableId="1077632572">
    <w:abstractNumId w:val="8"/>
  </w:num>
  <w:num w:numId="13" w16cid:durableId="1384984263">
    <w:abstractNumId w:val="0"/>
  </w:num>
  <w:num w:numId="14" w16cid:durableId="1168399262">
    <w:abstractNumId w:val="10"/>
  </w:num>
  <w:num w:numId="15" w16cid:durableId="13658102">
    <w:abstractNumId w:val="11"/>
  </w:num>
  <w:num w:numId="16" w16cid:durableId="2009749574">
    <w:abstractNumId w:val="13"/>
  </w:num>
  <w:num w:numId="17" w16cid:durableId="124471953">
    <w:abstractNumId w:val="17"/>
  </w:num>
  <w:num w:numId="18" w16cid:durableId="1019965951">
    <w:abstractNumId w:val="1"/>
  </w:num>
  <w:num w:numId="19" w16cid:durableId="1145395056">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tricia Barnby">
    <w15:presenceInfo w15:providerId="AD" w15:userId="S::patricia.barnby@manchester.ac.uk::0187997b-92b9-41ba-a193-fa6260d62e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56E"/>
    <w:rsid w:val="000042F1"/>
    <w:rsid w:val="0000783C"/>
    <w:rsid w:val="00015241"/>
    <w:rsid w:val="00016F24"/>
    <w:rsid w:val="00020C04"/>
    <w:rsid w:val="00021149"/>
    <w:rsid w:val="00024B43"/>
    <w:rsid w:val="00026B67"/>
    <w:rsid w:val="00027B6B"/>
    <w:rsid w:val="0003082A"/>
    <w:rsid w:val="00031D8C"/>
    <w:rsid w:val="000409FE"/>
    <w:rsid w:val="000427A0"/>
    <w:rsid w:val="000445D1"/>
    <w:rsid w:val="00045883"/>
    <w:rsid w:val="000510F7"/>
    <w:rsid w:val="00051D07"/>
    <w:rsid w:val="00062606"/>
    <w:rsid w:val="000672A3"/>
    <w:rsid w:val="00072300"/>
    <w:rsid w:val="000728C8"/>
    <w:rsid w:val="00072B20"/>
    <w:rsid w:val="000732D0"/>
    <w:rsid w:val="000833ED"/>
    <w:rsid w:val="000904BB"/>
    <w:rsid w:val="00091E9F"/>
    <w:rsid w:val="0009298A"/>
    <w:rsid w:val="00094B9E"/>
    <w:rsid w:val="00096AD9"/>
    <w:rsid w:val="000A7FAD"/>
    <w:rsid w:val="000B1121"/>
    <w:rsid w:val="000D7E22"/>
    <w:rsid w:val="000E1A1B"/>
    <w:rsid w:val="000E34A2"/>
    <w:rsid w:val="000E46F5"/>
    <w:rsid w:val="001036EF"/>
    <w:rsid w:val="0010772B"/>
    <w:rsid w:val="00111280"/>
    <w:rsid w:val="00114ED3"/>
    <w:rsid w:val="00117347"/>
    <w:rsid w:val="00125B76"/>
    <w:rsid w:val="00131BF3"/>
    <w:rsid w:val="00134596"/>
    <w:rsid w:val="00137783"/>
    <w:rsid w:val="001404CE"/>
    <w:rsid w:val="0014405D"/>
    <w:rsid w:val="001449C9"/>
    <w:rsid w:val="0015085E"/>
    <w:rsid w:val="001716DE"/>
    <w:rsid w:val="0017383F"/>
    <w:rsid w:val="00175142"/>
    <w:rsid w:val="00176780"/>
    <w:rsid w:val="001777D8"/>
    <w:rsid w:val="001803A4"/>
    <w:rsid w:val="001837B7"/>
    <w:rsid w:val="001A31A9"/>
    <w:rsid w:val="001A7CB9"/>
    <w:rsid w:val="001C6DE7"/>
    <w:rsid w:val="001C7929"/>
    <w:rsid w:val="001D0BE9"/>
    <w:rsid w:val="001D5697"/>
    <w:rsid w:val="001E1A75"/>
    <w:rsid w:val="001F0520"/>
    <w:rsid w:val="001F0D0E"/>
    <w:rsid w:val="001F20BC"/>
    <w:rsid w:val="001F6F83"/>
    <w:rsid w:val="002000BC"/>
    <w:rsid w:val="00202BEA"/>
    <w:rsid w:val="00203A22"/>
    <w:rsid w:val="00203CD4"/>
    <w:rsid w:val="002063BC"/>
    <w:rsid w:val="00212C62"/>
    <w:rsid w:val="00216C03"/>
    <w:rsid w:val="00224870"/>
    <w:rsid w:val="00240E7F"/>
    <w:rsid w:val="00241488"/>
    <w:rsid w:val="00242AB8"/>
    <w:rsid w:val="002501D6"/>
    <w:rsid w:val="0025340B"/>
    <w:rsid w:val="00257A9E"/>
    <w:rsid w:val="00264AB3"/>
    <w:rsid w:val="00271BA9"/>
    <w:rsid w:val="002750C6"/>
    <w:rsid w:val="0027668D"/>
    <w:rsid w:val="00290A57"/>
    <w:rsid w:val="002927E8"/>
    <w:rsid w:val="002A0E55"/>
    <w:rsid w:val="002A294E"/>
    <w:rsid w:val="002B06A3"/>
    <w:rsid w:val="002B3C5F"/>
    <w:rsid w:val="002B60F8"/>
    <w:rsid w:val="002B70EB"/>
    <w:rsid w:val="002B79EE"/>
    <w:rsid w:val="002C0B01"/>
    <w:rsid w:val="002C17C1"/>
    <w:rsid w:val="002C2F75"/>
    <w:rsid w:val="002C528C"/>
    <w:rsid w:val="002C6413"/>
    <w:rsid w:val="002C7052"/>
    <w:rsid w:val="002E09DC"/>
    <w:rsid w:val="002E6398"/>
    <w:rsid w:val="002E6D82"/>
    <w:rsid w:val="002F6B26"/>
    <w:rsid w:val="0030105A"/>
    <w:rsid w:val="003023B3"/>
    <w:rsid w:val="00303BAA"/>
    <w:rsid w:val="00310FEB"/>
    <w:rsid w:val="00316548"/>
    <w:rsid w:val="00320A63"/>
    <w:rsid w:val="003255A0"/>
    <w:rsid w:val="003310AA"/>
    <w:rsid w:val="0034127F"/>
    <w:rsid w:val="00342EED"/>
    <w:rsid w:val="00352EE3"/>
    <w:rsid w:val="003532E1"/>
    <w:rsid w:val="003678E3"/>
    <w:rsid w:val="003679F5"/>
    <w:rsid w:val="00372E3A"/>
    <w:rsid w:val="003731C0"/>
    <w:rsid w:val="0039222C"/>
    <w:rsid w:val="00397BAF"/>
    <w:rsid w:val="003A1254"/>
    <w:rsid w:val="003A18EE"/>
    <w:rsid w:val="003A61E7"/>
    <w:rsid w:val="003B11E6"/>
    <w:rsid w:val="003B625F"/>
    <w:rsid w:val="003C02A8"/>
    <w:rsid w:val="003C1137"/>
    <w:rsid w:val="003D0B0C"/>
    <w:rsid w:val="003E1EAD"/>
    <w:rsid w:val="003E70F6"/>
    <w:rsid w:val="003F07B6"/>
    <w:rsid w:val="003F4FDA"/>
    <w:rsid w:val="003F6A58"/>
    <w:rsid w:val="003F7C90"/>
    <w:rsid w:val="00406791"/>
    <w:rsid w:val="004126E6"/>
    <w:rsid w:val="00415B85"/>
    <w:rsid w:val="00420407"/>
    <w:rsid w:val="004223B3"/>
    <w:rsid w:val="00433E07"/>
    <w:rsid w:val="0043647F"/>
    <w:rsid w:val="00440CFB"/>
    <w:rsid w:val="004416E0"/>
    <w:rsid w:val="0044241E"/>
    <w:rsid w:val="00442985"/>
    <w:rsid w:val="00443467"/>
    <w:rsid w:val="0044772F"/>
    <w:rsid w:val="00454135"/>
    <w:rsid w:val="00454A91"/>
    <w:rsid w:val="0046694D"/>
    <w:rsid w:val="004674C0"/>
    <w:rsid w:val="00470CD5"/>
    <w:rsid w:val="004839E3"/>
    <w:rsid w:val="00486330"/>
    <w:rsid w:val="004A215C"/>
    <w:rsid w:val="004B18CC"/>
    <w:rsid w:val="004B5A5F"/>
    <w:rsid w:val="004C39D5"/>
    <w:rsid w:val="004C5476"/>
    <w:rsid w:val="004C7A69"/>
    <w:rsid w:val="004D69C8"/>
    <w:rsid w:val="004D6A6F"/>
    <w:rsid w:val="004E163A"/>
    <w:rsid w:val="004F15BF"/>
    <w:rsid w:val="004F4D14"/>
    <w:rsid w:val="00501D51"/>
    <w:rsid w:val="00501E7B"/>
    <w:rsid w:val="00504E04"/>
    <w:rsid w:val="00510BBE"/>
    <w:rsid w:val="00513C7D"/>
    <w:rsid w:val="00513D83"/>
    <w:rsid w:val="0051741C"/>
    <w:rsid w:val="00520A11"/>
    <w:rsid w:val="00525F64"/>
    <w:rsid w:val="00534F48"/>
    <w:rsid w:val="00544D96"/>
    <w:rsid w:val="005509EF"/>
    <w:rsid w:val="00553A94"/>
    <w:rsid w:val="0055623F"/>
    <w:rsid w:val="005579EF"/>
    <w:rsid w:val="005624D0"/>
    <w:rsid w:val="0057315F"/>
    <w:rsid w:val="00577952"/>
    <w:rsid w:val="00577A51"/>
    <w:rsid w:val="0058031E"/>
    <w:rsid w:val="00581725"/>
    <w:rsid w:val="00587041"/>
    <w:rsid w:val="0059213E"/>
    <w:rsid w:val="00592893"/>
    <w:rsid w:val="00596CC2"/>
    <w:rsid w:val="005974AB"/>
    <w:rsid w:val="00597F51"/>
    <w:rsid w:val="00597F69"/>
    <w:rsid w:val="005A6725"/>
    <w:rsid w:val="005B3A20"/>
    <w:rsid w:val="005B6049"/>
    <w:rsid w:val="005C01FD"/>
    <w:rsid w:val="005C65CA"/>
    <w:rsid w:val="005D3D42"/>
    <w:rsid w:val="005D4FB6"/>
    <w:rsid w:val="005F08F7"/>
    <w:rsid w:val="005F1259"/>
    <w:rsid w:val="005F49D6"/>
    <w:rsid w:val="00600E24"/>
    <w:rsid w:val="00616872"/>
    <w:rsid w:val="00631C56"/>
    <w:rsid w:val="00635E34"/>
    <w:rsid w:val="006408C4"/>
    <w:rsid w:val="00642491"/>
    <w:rsid w:val="00650292"/>
    <w:rsid w:val="0065198C"/>
    <w:rsid w:val="00656BBA"/>
    <w:rsid w:val="00670D52"/>
    <w:rsid w:val="006738BD"/>
    <w:rsid w:val="00680215"/>
    <w:rsid w:val="0068249C"/>
    <w:rsid w:val="00687D8D"/>
    <w:rsid w:val="006A455C"/>
    <w:rsid w:val="006B127D"/>
    <w:rsid w:val="006B2F41"/>
    <w:rsid w:val="006B51C7"/>
    <w:rsid w:val="006C1208"/>
    <w:rsid w:val="006C1EC5"/>
    <w:rsid w:val="006D0A51"/>
    <w:rsid w:val="006D3022"/>
    <w:rsid w:val="006D3CFD"/>
    <w:rsid w:val="006E1322"/>
    <w:rsid w:val="006F3ABC"/>
    <w:rsid w:val="006F7C5A"/>
    <w:rsid w:val="00701839"/>
    <w:rsid w:val="007039A1"/>
    <w:rsid w:val="00707AEF"/>
    <w:rsid w:val="007116DA"/>
    <w:rsid w:val="00713479"/>
    <w:rsid w:val="00714822"/>
    <w:rsid w:val="00716ADF"/>
    <w:rsid w:val="007302F2"/>
    <w:rsid w:val="00743106"/>
    <w:rsid w:val="0074331B"/>
    <w:rsid w:val="0074748B"/>
    <w:rsid w:val="0075755A"/>
    <w:rsid w:val="00762FAD"/>
    <w:rsid w:val="00765862"/>
    <w:rsid w:val="00766464"/>
    <w:rsid w:val="00775874"/>
    <w:rsid w:val="007760C6"/>
    <w:rsid w:val="00781E0C"/>
    <w:rsid w:val="0078663F"/>
    <w:rsid w:val="007A4D95"/>
    <w:rsid w:val="007A5785"/>
    <w:rsid w:val="007B668C"/>
    <w:rsid w:val="007C4CA6"/>
    <w:rsid w:val="007C76E3"/>
    <w:rsid w:val="007D05A8"/>
    <w:rsid w:val="007D16DA"/>
    <w:rsid w:val="007D49C3"/>
    <w:rsid w:val="007D58E0"/>
    <w:rsid w:val="007E0A9F"/>
    <w:rsid w:val="007E3271"/>
    <w:rsid w:val="007E7858"/>
    <w:rsid w:val="007F6DF3"/>
    <w:rsid w:val="0080436A"/>
    <w:rsid w:val="00816CB8"/>
    <w:rsid w:val="00820341"/>
    <w:rsid w:val="00821900"/>
    <w:rsid w:val="00822FF2"/>
    <w:rsid w:val="00833750"/>
    <w:rsid w:val="00835551"/>
    <w:rsid w:val="00835563"/>
    <w:rsid w:val="0083560C"/>
    <w:rsid w:val="00836E73"/>
    <w:rsid w:val="0084249D"/>
    <w:rsid w:val="00844B4F"/>
    <w:rsid w:val="00845B66"/>
    <w:rsid w:val="00851D3D"/>
    <w:rsid w:val="00853339"/>
    <w:rsid w:val="00863FD8"/>
    <w:rsid w:val="00866882"/>
    <w:rsid w:val="00870E5F"/>
    <w:rsid w:val="00894CB5"/>
    <w:rsid w:val="008979F5"/>
    <w:rsid w:val="008A0F55"/>
    <w:rsid w:val="008A2190"/>
    <w:rsid w:val="008A3154"/>
    <w:rsid w:val="008A32D5"/>
    <w:rsid w:val="008A52CF"/>
    <w:rsid w:val="008A59EA"/>
    <w:rsid w:val="008A7361"/>
    <w:rsid w:val="008B0759"/>
    <w:rsid w:val="008B3C33"/>
    <w:rsid w:val="008B79A2"/>
    <w:rsid w:val="008C0A9B"/>
    <w:rsid w:val="008C1A8D"/>
    <w:rsid w:val="008C2B1C"/>
    <w:rsid w:val="008C4112"/>
    <w:rsid w:val="008E19C6"/>
    <w:rsid w:val="008E4961"/>
    <w:rsid w:val="008E6CA5"/>
    <w:rsid w:val="00903A9E"/>
    <w:rsid w:val="00903BE5"/>
    <w:rsid w:val="009151A5"/>
    <w:rsid w:val="00922B7A"/>
    <w:rsid w:val="009409ED"/>
    <w:rsid w:val="00943588"/>
    <w:rsid w:val="009467DE"/>
    <w:rsid w:val="00946BFF"/>
    <w:rsid w:val="00947439"/>
    <w:rsid w:val="00953F97"/>
    <w:rsid w:val="00963FB3"/>
    <w:rsid w:val="00977A0B"/>
    <w:rsid w:val="00992AD4"/>
    <w:rsid w:val="009941DC"/>
    <w:rsid w:val="009956F4"/>
    <w:rsid w:val="009A4133"/>
    <w:rsid w:val="009B1BA1"/>
    <w:rsid w:val="009B2EEC"/>
    <w:rsid w:val="009C4B88"/>
    <w:rsid w:val="009E2509"/>
    <w:rsid w:val="009E5A51"/>
    <w:rsid w:val="009F358E"/>
    <w:rsid w:val="009F394E"/>
    <w:rsid w:val="009F4009"/>
    <w:rsid w:val="009F54B4"/>
    <w:rsid w:val="00A0656B"/>
    <w:rsid w:val="00A06F9D"/>
    <w:rsid w:val="00A11649"/>
    <w:rsid w:val="00A23329"/>
    <w:rsid w:val="00A27382"/>
    <w:rsid w:val="00A35E48"/>
    <w:rsid w:val="00A37B6C"/>
    <w:rsid w:val="00A4192C"/>
    <w:rsid w:val="00A41EE9"/>
    <w:rsid w:val="00A53140"/>
    <w:rsid w:val="00A55953"/>
    <w:rsid w:val="00A56384"/>
    <w:rsid w:val="00A65A09"/>
    <w:rsid w:val="00A77CE8"/>
    <w:rsid w:val="00A807CF"/>
    <w:rsid w:val="00A8530F"/>
    <w:rsid w:val="00A867CC"/>
    <w:rsid w:val="00A91508"/>
    <w:rsid w:val="00A94407"/>
    <w:rsid w:val="00A959F3"/>
    <w:rsid w:val="00AA002A"/>
    <w:rsid w:val="00AA7CA8"/>
    <w:rsid w:val="00AB4E36"/>
    <w:rsid w:val="00AB7C22"/>
    <w:rsid w:val="00AC25A4"/>
    <w:rsid w:val="00AC3B1B"/>
    <w:rsid w:val="00AC3B74"/>
    <w:rsid w:val="00AC4117"/>
    <w:rsid w:val="00AC57C3"/>
    <w:rsid w:val="00AC7E57"/>
    <w:rsid w:val="00AD227A"/>
    <w:rsid w:val="00AD56B4"/>
    <w:rsid w:val="00AF1303"/>
    <w:rsid w:val="00AF5CE4"/>
    <w:rsid w:val="00AF6CD6"/>
    <w:rsid w:val="00AF7083"/>
    <w:rsid w:val="00B054D3"/>
    <w:rsid w:val="00B05D43"/>
    <w:rsid w:val="00B076F2"/>
    <w:rsid w:val="00B100BF"/>
    <w:rsid w:val="00B1529F"/>
    <w:rsid w:val="00B15B40"/>
    <w:rsid w:val="00B17588"/>
    <w:rsid w:val="00B36997"/>
    <w:rsid w:val="00B535F0"/>
    <w:rsid w:val="00B5656E"/>
    <w:rsid w:val="00B57C47"/>
    <w:rsid w:val="00B600F2"/>
    <w:rsid w:val="00B639D6"/>
    <w:rsid w:val="00B66A85"/>
    <w:rsid w:val="00B77C98"/>
    <w:rsid w:val="00B84DD2"/>
    <w:rsid w:val="00B90E05"/>
    <w:rsid w:val="00B9380D"/>
    <w:rsid w:val="00BC6823"/>
    <w:rsid w:val="00BD05DC"/>
    <w:rsid w:val="00BD21B4"/>
    <w:rsid w:val="00BE1FF0"/>
    <w:rsid w:val="00BF61B7"/>
    <w:rsid w:val="00BF6D77"/>
    <w:rsid w:val="00C01960"/>
    <w:rsid w:val="00C03F86"/>
    <w:rsid w:val="00C17B30"/>
    <w:rsid w:val="00C250FC"/>
    <w:rsid w:val="00C2571A"/>
    <w:rsid w:val="00C26D2C"/>
    <w:rsid w:val="00C27915"/>
    <w:rsid w:val="00C370D7"/>
    <w:rsid w:val="00C475CF"/>
    <w:rsid w:val="00C51EAB"/>
    <w:rsid w:val="00C553F7"/>
    <w:rsid w:val="00C62AEF"/>
    <w:rsid w:val="00C62C4E"/>
    <w:rsid w:val="00C6418A"/>
    <w:rsid w:val="00C72173"/>
    <w:rsid w:val="00C75D13"/>
    <w:rsid w:val="00C8251F"/>
    <w:rsid w:val="00C82613"/>
    <w:rsid w:val="00C95EB0"/>
    <w:rsid w:val="00CA3EE8"/>
    <w:rsid w:val="00CA5164"/>
    <w:rsid w:val="00CA6504"/>
    <w:rsid w:val="00CA7A13"/>
    <w:rsid w:val="00CB71FF"/>
    <w:rsid w:val="00CC0BD0"/>
    <w:rsid w:val="00CD5753"/>
    <w:rsid w:val="00CE57ED"/>
    <w:rsid w:val="00D02F2F"/>
    <w:rsid w:val="00D04132"/>
    <w:rsid w:val="00D07CF7"/>
    <w:rsid w:val="00D161A9"/>
    <w:rsid w:val="00D24E7A"/>
    <w:rsid w:val="00D24F25"/>
    <w:rsid w:val="00D25C31"/>
    <w:rsid w:val="00D27D6D"/>
    <w:rsid w:val="00D32E5A"/>
    <w:rsid w:val="00D52BF6"/>
    <w:rsid w:val="00D5377A"/>
    <w:rsid w:val="00D57BEA"/>
    <w:rsid w:val="00D62899"/>
    <w:rsid w:val="00D63CCB"/>
    <w:rsid w:val="00D731BA"/>
    <w:rsid w:val="00D74848"/>
    <w:rsid w:val="00D76F4D"/>
    <w:rsid w:val="00D818FE"/>
    <w:rsid w:val="00D84A0F"/>
    <w:rsid w:val="00D874F0"/>
    <w:rsid w:val="00D87C96"/>
    <w:rsid w:val="00D94F3C"/>
    <w:rsid w:val="00DA7ED8"/>
    <w:rsid w:val="00DB12BB"/>
    <w:rsid w:val="00DC1AE0"/>
    <w:rsid w:val="00DD57D1"/>
    <w:rsid w:val="00DE58C1"/>
    <w:rsid w:val="00DF505D"/>
    <w:rsid w:val="00DF50A6"/>
    <w:rsid w:val="00E071D5"/>
    <w:rsid w:val="00E10081"/>
    <w:rsid w:val="00E10FC6"/>
    <w:rsid w:val="00E157D4"/>
    <w:rsid w:val="00E215E2"/>
    <w:rsid w:val="00E21ED5"/>
    <w:rsid w:val="00E25485"/>
    <w:rsid w:val="00E3059C"/>
    <w:rsid w:val="00E336D2"/>
    <w:rsid w:val="00E42E03"/>
    <w:rsid w:val="00E43DFE"/>
    <w:rsid w:val="00E43EA1"/>
    <w:rsid w:val="00E45C27"/>
    <w:rsid w:val="00E45F75"/>
    <w:rsid w:val="00E547A7"/>
    <w:rsid w:val="00E66D5B"/>
    <w:rsid w:val="00E73DCE"/>
    <w:rsid w:val="00E76345"/>
    <w:rsid w:val="00E87E87"/>
    <w:rsid w:val="00EA350B"/>
    <w:rsid w:val="00EB3A11"/>
    <w:rsid w:val="00EC0923"/>
    <w:rsid w:val="00EC3DE6"/>
    <w:rsid w:val="00EE16D2"/>
    <w:rsid w:val="00EF267D"/>
    <w:rsid w:val="00EF4AE5"/>
    <w:rsid w:val="00F06AA8"/>
    <w:rsid w:val="00F11A48"/>
    <w:rsid w:val="00F26D1F"/>
    <w:rsid w:val="00F33F43"/>
    <w:rsid w:val="00F4144B"/>
    <w:rsid w:val="00F57C29"/>
    <w:rsid w:val="00F57E29"/>
    <w:rsid w:val="00F64EA4"/>
    <w:rsid w:val="00F65926"/>
    <w:rsid w:val="00F66952"/>
    <w:rsid w:val="00F676E6"/>
    <w:rsid w:val="00F67A7F"/>
    <w:rsid w:val="00F7225C"/>
    <w:rsid w:val="00F8687C"/>
    <w:rsid w:val="00F86AF3"/>
    <w:rsid w:val="00FA60B6"/>
    <w:rsid w:val="00FC4D92"/>
    <w:rsid w:val="00FD5275"/>
    <w:rsid w:val="00FE0357"/>
    <w:rsid w:val="00FE320B"/>
    <w:rsid w:val="00FF497B"/>
    <w:rsid w:val="00FF7F32"/>
    <w:rsid w:val="0F7B562E"/>
    <w:rsid w:val="13A0A22F"/>
    <w:rsid w:val="18E320C8"/>
    <w:rsid w:val="22FEC638"/>
    <w:rsid w:val="3F1F0C07"/>
    <w:rsid w:val="3F28BEFA"/>
    <w:rsid w:val="52C2F619"/>
    <w:rsid w:val="6ACD72A2"/>
    <w:rsid w:val="78EE03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C3BA3"/>
  <w15:docId w15:val="{DDA0D85F-8469-EE4A-8647-C5B1E018B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A5F"/>
    <w:pPr>
      <w:jc w:val="both"/>
    </w:pPr>
    <w:rPr>
      <w:rFonts w:ascii="Open Sans" w:hAnsi="Open Sans" w:cs="Open Sans"/>
    </w:rPr>
  </w:style>
  <w:style w:type="paragraph" w:styleId="Heading1">
    <w:name w:val="heading 1"/>
    <w:basedOn w:val="Normal"/>
    <w:next w:val="Normal"/>
    <w:link w:val="Heading1Char"/>
    <w:uiPriority w:val="9"/>
    <w:qFormat/>
    <w:rsid w:val="004B5A5F"/>
    <w:pPr>
      <w:keepNext/>
      <w:keepLines/>
      <w:numPr>
        <w:numId w:val="4"/>
      </w:numPr>
      <w:spacing w:before="480"/>
      <w:outlineLvl w:val="0"/>
    </w:pPr>
    <w:rPr>
      <w:rFonts w:eastAsiaTheme="majorEastAsia"/>
      <w:b/>
      <w:bCs/>
      <w:color w:val="66009D"/>
      <w:sz w:val="28"/>
      <w:szCs w:val="28"/>
    </w:rPr>
  </w:style>
  <w:style w:type="paragraph" w:styleId="Heading2">
    <w:name w:val="heading 2"/>
    <w:basedOn w:val="Normal"/>
    <w:next w:val="Normal"/>
    <w:link w:val="Heading2Char"/>
    <w:uiPriority w:val="9"/>
    <w:unhideWhenUsed/>
    <w:qFormat/>
    <w:rsid w:val="00202BEA"/>
    <w:pPr>
      <w:keepNext/>
      <w:keepLines/>
      <w:numPr>
        <w:ilvl w:val="1"/>
        <w:numId w:val="4"/>
      </w:numPr>
      <w:spacing w:before="240"/>
      <w:ind w:left="578" w:hanging="578"/>
      <w:outlineLvl w:val="1"/>
    </w:pPr>
    <w:rPr>
      <w:rFonts w:eastAsiaTheme="majorEastAsia"/>
      <w:color w:val="66009D"/>
      <w:sz w:val="26"/>
      <w:szCs w:val="26"/>
    </w:rPr>
  </w:style>
  <w:style w:type="paragraph" w:styleId="Heading3">
    <w:name w:val="heading 3"/>
    <w:basedOn w:val="Normal"/>
    <w:next w:val="Normal"/>
    <w:link w:val="Heading3Char"/>
    <w:uiPriority w:val="9"/>
    <w:unhideWhenUsed/>
    <w:qFormat/>
    <w:rsid w:val="009F394E"/>
    <w:pPr>
      <w:keepNext/>
      <w:keepLines/>
      <w:numPr>
        <w:ilvl w:val="2"/>
        <w:numId w:val="4"/>
      </w:numPr>
      <w:spacing w:before="240"/>
      <w:outlineLvl w:val="2"/>
    </w:pPr>
    <w:rPr>
      <w:rFonts w:asciiTheme="majorHAnsi" w:eastAsiaTheme="majorEastAsia" w:hAnsiTheme="majorHAnsi" w:cstheme="majorBidi"/>
      <w:color w:val="66009D"/>
      <w:sz w:val="24"/>
      <w:szCs w:val="24"/>
    </w:rPr>
  </w:style>
  <w:style w:type="paragraph" w:styleId="Heading4">
    <w:name w:val="heading 4"/>
    <w:basedOn w:val="Normal"/>
    <w:next w:val="Normal"/>
    <w:link w:val="Heading4Char"/>
    <w:uiPriority w:val="9"/>
    <w:unhideWhenUsed/>
    <w:qFormat/>
    <w:rsid w:val="00406791"/>
    <w:pPr>
      <w:keepNext/>
      <w:keepLines/>
      <w:numPr>
        <w:ilvl w:val="3"/>
        <w:numId w:val="4"/>
      </w:numPr>
      <w:spacing w:before="40"/>
      <w:outlineLvl w:val="3"/>
    </w:pPr>
    <w:rPr>
      <w:rFonts w:asciiTheme="majorHAnsi" w:eastAsiaTheme="majorEastAsia" w:hAnsiTheme="majorHAnsi" w:cstheme="majorBidi"/>
      <w:i/>
      <w:iCs/>
      <w:color w:val="6D009D"/>
    </w:rPr>
  </w:style>
  <w:style w:type="paragraph" w:styleId="Heading5">
    <w:name w:val="heading 5"/>
    <w:basedOn w:val="Normal"/>
    <w:next w:val="Normal"/>
    <w:link w:val="Heading5Char"/>
    <w:uiPriority w:val="9"/>
    <w:semiHidden/>
    <w:unhideWhenUsed/>
    <w:qFormat/>
    <w:rsid w:val="00027B6B"/>
    <w:pPr>
      <w:keepNext/>
      <w:keepLines/>
      <w:numPr>
        <w:ilvl w:val="4"/>
        <w:numId w:val="4"/>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27B6B"/>
    <w:pPr>
      <w:keepNext/>
      <w:keepLines/>
      <w:numPr>
        <w:ilvl w:val="5"/>
        <w:numId w:val="4"/>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027B6B"/>
    <w:pPr>
      <w:keepNext/>
      <w:keepLines/>
      <w:numPr>
        <w:ilvl w:val="6"/>
        <w:numId w:val="4"/>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027B6B"/>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7B6B"/>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A5F"/>
    <w:rPr>
      <w:rFonts w:ascii="Open Sans" w:eastAsiaTheme="majorEastAsia" w:hAnsi="Open Sans" w:cs="Open Sans"/>
      <w:b/>
      <w:bCs/>
      <w:color w:val="66009D"/>
      <w:sz w:val="28"/>
      <w:szCs w:val="28"/>
    </w:rPr>
  </w:style>
  <w:style w:type="character" w:styleId="Hyperlink">
    <w:name w:val="Hyperlink"/>
    <w:basedOn w:val="DefaultParagraphFont"/>
    <w:uiPriority w:val="99"/>
    <w:unhideWhenUsed/>
    <w:rsid w:val="00775874"/>
    <w:rPr>
      <w:color w:val="0000FF" w:themeColor="hyperlink"/>
      <w:u w:val="single"/>
    </w:rPr>
  </w:style>
  <w:style w:type="paragraph" w:styleId="ListParagraph">
    <w:name w:val="List Paragraph"/>
    <w:basedOn w:val="Normal"/>
    <w:uiPriority w:val="34"/>
    <w:qFormat/>
    <w:rsid w:val="00775874"/>
    <w:pPr>
      <w:ind w:left="720"/>
      <w:contextualSpacing/>
    </w:pPr>
  </w:style>
  <w:style w:type="character" w:customStyle="1" w:styleId="Heading2Char">
    <w:name w:val="Heading 2 Char"/>
    <w:basedOn w:val="DefaultParagraphFont"/>
    <w:link w:val="Heading2"/>
    <w:uiPriority w:val="9"/>
    <w:rsid w:val="00202BEA"/>
    <w:rPr>
      <w:rFonts w:ascii="Open Sans" w:eastAsiaTheme="majorEastAsia" w:hAnsi="Open Sans" w:cs="Open Sans"/>
      <w:color w:val="66009D"/>
      <w:sz w:val="26"/>
      <w:szCs w:val="26"/>
    </w:rPr>
  </w:style>
  <w:style w:type="character" w:customStyle="1" w:styleId="Heading3Char">
    <w:name w:val="Heading 3 Char"/>
    <w:basedOn w:val="DefaultParagraphFont"/>
    <w:link w:val="Heading3"/>
    <w:uiPriority w:val="9"/>
    <w:rsid w:val="009F394E"/>
    <w:rPr>
      <w:rFonts w:asciiTheme="majorHAnsi" w:eastAsiaTheme="majorEastAsia" w:hAnsiTheme="majorHAnsi" w:cstheme="majorBidi"/>
      <w:color w:val="66009D"/>
      <w:sz w:val="24"/>
      <w:szCs w:val="24"/>
    </w:rPr>
  </w:style>
  <w:style w:type="character" w:customStyle="1" w:styleId="UnresolvedMention1">
    <w:name w:val="Unresolved Mention1"/>
    <w:basedOn w:val="DefaultParagraphFont"/>
    <w:uiPriority w:val="99"/>
    <w:semiHidden/>
    <w:unhideWhenUsed/>
    <w:rsid w:val="00AC57C3"/>
    <w:rPr>
      <w:color w:val="605E5C"/>
      <w:shd w:val="clear" w:color="auto" w:fill="E1DFDD"/>
    </w:rPr>
  </w:style>
  <w:style w:type="paragraph" w:styleId="Title">
    <w:name w:val="Title"/>
    <w:basedOn w:val="Normal"/>
    <w:next w:val="Normal"/>
    <w:link w:val="TitleChar"/>
    <w:uiPriority w:val="10"/>
    <w:qFormat/>
    <w:rsid w:val="004B5A5F"/>
    <w:pPr>
      <w:contextualSpacing/>
      <w:jc w:val="center"/>
    </w:pPr>
    <w:rPr>
      <w:rFonts w:eastAsiaTheme="majorEastAsia"/>
      <w:color w:val="660099"/>
      <w:spacing w:val="-10"/>
      <w:kern w:val="28"/>
      <w:sz w:val="56"/>
      <w:szCs w:val="56"/>
    </w:rPr>
  </w:style>
  <w:style w:type="character" w:customStyle="1" w:styleId="TitleChar">
    <w:name w:val="Title Char"/>
    <w:basedOn w:val="DefaultParagraphFont"/>
    <w:link w:val="Title"/>
    <w:uiPriority w:val="10"/>
    <w:rsid w:val="004B5A5F"/>
    <w:rPr>
      <w:rFonts w:ascii="Open Sans" w:eastAsiaTheme="majorEastAsia" w:hAnsi="Open Sans" w:cs="Open Sans"/>
      <w:color w:val="660099"/>
      <w:spacing w:val="-10"/>
      <w:kern w:val="28"/>
      <w:sz w:val="56"/>
      <w:szCs w:val="56"/>
    </w:rPr>
  </w:style>
  <w:style w:type="paragraph" w:styleId="Header">
    <w:name w:val="header"/>
    <w:basedOn w:val="Normal"/>
    <w:link w:val="HeaderChar"/>
    <w:uiPriority w:val="99"/>
    <w:unhideWhenUsed/>
    <w:rsid w:val="005579EF"/>
    <w:pPr>
      <w:tabs>
        <w:tab w:val="center" w:pos="4513"/>
        <w:tab w:val="right" w:pos="9026"/>
      </w:tabs>
    </w:pPr>
  </w:style>
  <w:style w:type="character" w:customStyle="1" w:styleId="HeaderChar">
    <w:name w:val="Header Char"/>
    <w:basedOn w:val="DefaultParagraphFont"/>
    <w:link w:val="Header"/>
    <w:uiPriority w:val="99"/>
    <w:rsid w:val="005579EF"/>
  </w:style>
  <w:style w:type="paragraph" w:styleId="Footer">
    <w:name w:val="footer"/>
    <w:basedOn w:val="Normal"/>
    <w:link w:val="FooterChar"/>
    <w:uiPriority w:val="99"/>
    <w:unhideWhenUsed/>
    <w:rsid w:val="005579EF"/>
    <w:pPr>
      <w:tabs>
        <w:tab w:val="center" w:pos="4513"/>
        <w:tab w:val="right" w:pos="9026"/>
      </w:tabs>
    </w:pPr>
  </w:style>
  <w:style w:type="character" w:customStyle="1" w:styleId="FooterChar">
    <w:name w:val="Footer Char"/>
    <w:basedOn w:val="DefaultParagraphFont"/>
    <w:link w:val="Footer"/>
    <w:uiPriority w:val="99"/>
    <w:rsid w:val="005579EF"/>
  </w:style>
  <w:style w:type="paragraph" w:styleId="BalloonText">
    <w:name w:val="Balloon Text"/>
    <w:basedOn w:val="Normal"/>
    <w:link w:val="BalloonTextChar"/>
    <w:uiPriority w:val="99"/>
    <w:semiHidden/>
    <w:unhideWhenUsed/>
    <w:rsid w:val="0055623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623F"/>
    <w:rPr>
      <w:rFonts w:ascii="Segoe UI" w:hAnsi="Segoe UI" w:cs="Segoe UI"/>
      <w:sz w:val="18"/>
      <w:szCs w:val="18"/>
    </w:rPr>
  </w:style>
  <w:style w:type="paragraph" w:styleId="Subtitle">
    <w:name w:val="Subtitle"/>
    <w:basedOn w:val="Normal"/>
    <w:next w:val="Normal"/>
    <w:link w:val="SubtitleChar"/>
    <w:uiPriority w:val="11"/>
    <w:qFormat/>
    <w:rsid w:val="004B5A5F"/>
    <w:pPr>
      <w:numPr>
        <w:ilvl w:val="1"/>
      </w:numPr>
      <w:spacing w:after="160"/>
      <w:jc w:val="center"/>
    </w:pPr>
    <w:rPr>
      <w:rFonts w:eastAsiaTheme="minorEastAsia"/>
      <w:color w:val="5A5A5A" w:themeColor="text1" w:themeTint="A5"/>
      <w:spacing w:val="15"/>
      <w:sz w:val="32"/>
    </w:rPr>
  </w:style>
  <w:style w:type="character" w:customStyle="1" w:styleId="SubtitleChar">
    <w:name w:val="Subtitle Char"/>
    <w:basedOn w:val="DefaultParagraphFont"/>
    <w:link w:val="Subtitle"/>
    <w:uiPriority w:val="11"/>
    <w:rsid w:val="004B5A5F"/>
    <w:rPr>
      <w:rFonts w:ascii="Open Sans" w:eastAsiaTheme="minorEastAsia" w:hAnsi="Open Sans" w:cs="Open Sans"/>
      <w:color w:val="5A5A5A" w:themeColor="text1" w:themeTint="A5"/>
      <w:spacing w:val="15"/>
      <w:sz w:val="32"/>
    </w:rPr>
  </w:style>
  <w:style w:type="table" w:styleId="TableGrid">
    <w:name w:val="Table Grid"/>
    <w:basedOn w:val="TableNormal"/>
    <w:uiPriority w:val="39"/>
    <w:rsid w:val="00FF7F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F7F32"/>
    <w:rPr>
      <w:b/>
      <w:bCs/>
    </w:rPr>
  </w:style>
  <w:style w:type="paragraph" w:styleId="Caption">
    <w:name w:val="caption"/>
    <w:basedOn w:val="Normal"/>
    <w:next w:val="Normal"/>
    <w:uiPriority w:val="35"/>
    <w:unhideWhenUsed/>
    <w:qFormat/>
    <w:rsid w:val="004126E6"/>
    <w:pPr>
      <w:spacing w:after="200"/>
    </w:pPr>
    <w:rPr>
      <w:i/>
      <w:iCs/>
      <w:color w:val="7030A0"/>
      <w:sz w:val="18"/>
      <w:szCs w:val="18"/>
    </w:rPr>
  </w:style>
  <w:style w:type="paragraph" w:styleId="TOCHeading">
    <w:name w:val="TOC Heading"/>
    <w:basedOn w:val="Heading1"/>
    <w:next w:val="Normal"/>
    <w:uiPriority w:val="39"/>
    <w:unhideWhenUsed/>
    <w:qFormat/>
    <w:rsid w:val="004126E6"/>
    <w:pPr>
      <w:numPr>
        <w:numId w:val="0"/>
      </w:numPr>
      <w:spacing w:before="240" w:line="259" w:lineRule="auto"/>
      <w:jc w:val="left"/>
      <w:outlineLvl w:val="9"/>
    </w:pPr>
    <w:rPr>
      <w:bCs w:val="0"/>
      <w:szCs w:val="32"/>
      <w:lang w:val="en-US"/>
    </w:rPr>
  </w:style>
  <w:style w:type="paragraph" w:styleId="TOC1">
    <w:name w:val="toc 1"/>
    <w:basedOn w:val="Normal"/>
    <w:next w:val="Normal"/>
    <w:autoRedefine/>
    <w:uiPriority w:val="39"/>
    <w:unhideWhenUsed/>
    <w:rsid w:val="00027B6B"/>
    <w:pPr>
      <w:spacing w:after="100"/>
    </w:pPr>
  </w:style>
  <w:style w:type="paragraph" w:styleId="TOC2">
    <w:name w:val="toc 2"/>
    <w:basedOn w:val="Normal"/>
    <w:next w:val="Normal"/>
    <w:autoRedefine/>
    <w:uiPriority w:val="39"/>
    <w:unhideWhenUsed/>
    <w:rsid w:val="00027B6B"/>
    <w:pPr>
      <w:spacing w:after="100"/>
      <w:ind w:left="220"/>
    </w:pPr>
  </w:style>
  <w:style w:type="character" w:customStyle="1" w:styleId="Heading4Char">
    <w:name w:val="Heading 4 Char"/>
    <w:basedOn w:val="DefaultParagraphFont"/>
    <w:link w:val="Heading4"/>
    <w:uiPriority w:val="9"/>
    <w:rsid w:val="00406791"/>
    <w:rPr>
      <w:rFonts w:asciiTheme="majorHAnsi" w:eastAsiaTheme="majorEastAsia" w:hAnsiTheme="majorHAnsi" w:cstheme="majorBidi"/>
      <w:i/>
      <w:iCs/>
      <w:color w:val="6D009D"/>
    </w:rPr>
  </w:style>
  <w:style w:type="character" w:customStyle="1" w:styleId="Heading5Char">
    <w:name w:val="Heading 5 Char"/>
    <w:basedOn w:val="DefaultParagraphFont"/>
    <w:link w:val="Heading5"/>
    <w:uiPriority w:val="9"/>
    <w:semiHidden/>
    <w:rsid w:val="00027B6B"/>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027B6B"/>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027B6B"/>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027B6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27B6B"/>
    <w:rPr>
      <w:rFonts w:asciiTheme="majorHAnsi" w:eastAsiaTheme="majorEastAsia" w:hAnsiTheme="majorHAnsi" w:cstheme="majorBidi"/>
      <w:i/>
      <w:iCs/>
      <w:color w:val="272727" w:themeColor="text1" w:themeTint="D8"/>
      <w:sz w:val="21"/>
      <w:szCs w:val="21"/>
    </w:rPr>
  </w:style>
  <w:style w:type="table" w:styleId="GridTable1Light">
    <w:name w:val="Grid Table 1 Light"/>
    <w:basedOn w:val="TableNormal"/>
    <w:uiPriority w:val="46"/>
    <w:rsid w:val="00AF6CD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ode">
    <w:name w:val="Code"/>
    <w:basedOn w:val="Normal"/>
    <w:link w:val="CodeChar"/>
    <w:qFormat/>
    <w:rsid w:val="009F394E"/>
    <w:pPr>
      <w:jc w:val="left"/>
    </w:pPr>
    <w:rPr>
      <w:rFonts w:ascii="Consolas" w:hAnsi="Consolas"/>
      <w:color w:val="A6A6A6" w:themeColor="background1" w:themeShade="A6"/>
    </w:rPr>
  </w:style>
  <w:style w:type="paragraph" w:styleId="FootnoteText">
    <w:name w:val="footnote text"/>
    <w:basedOn w:val="Normal"/>
    <w:link w:val="FootnoteTextChar"/>
    <w:uiPriority w:val="99"/>
    <w:semiHidden/>
    <w:unhideWhenUsed/>
    <w:rsid w:val="00175142"/>
    <w:rPr>
      <w:sz w:val="20"/>
      <w:szCs w:val="20"/>
    </w:rPr>
  </w:style>
  <w:style w:type="character" w:customStyle="1" w:styleId="CodeChar">
    <w:name w:val="Code Char"/>
    <w:basedOn w:val="DefaultParagraphFont"/>
    <w:link w:val="Code"/>
    <w:rsid w:val="009F394E"/>
    <w:rPr>
      <w:rFonts w:ascii="Consolas" w:hAnsi="Consolas"/>
      <w:color w:val="A6A6A6" w:themeColor="background1" w:themeShade="A6"/>
    </w:rPr>
  </w:style>
  <w:style w:type="character" w:customStyle="1" w:styleId="FootnoteTextChar">
    <w:name w:val="Footnote Text Char"/>
    <w:basedOn w:val="DefaultParagraphFont"/>
    <w:link w:val="FootnoteText"/>
    <w:uiPriority w:val="99"/>
    <w:semiHidden/>
    <w:rsid w:val="00175142"/>
    <w:rPr>
      <w:sz w:val="20"/>
      <w:szCs w:val="20"/>
    </w:rPr>
  </w:style>
  <w:style w:type="character" w:styleId="FootnoteReference">
    <w:name w:val="footnote reference"/>
    <w:basedOn w:val="DefaultParagraphFont"/>
    <w:uiPriority w:val="99"/>
    <w:semiHidden/>
    <w:unhideWhenUsed/>
    <w:rsid w:val="00175142"/>
    <w:rPr>
      <w:vertAlign w:val="superscript"/>
    </w:rPr>
  </w:style>
  <w:style w:type="table" w:styleId="PlainTable2">
    <w:name w:val="Plain Table 2"/>
    <w:basedOn w:val="TableNormal"/>
    <w:uiPriority w:val="42"/>
    <w:rsid w:val="0083560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
    <w:name w:val="Grid Table 2"/>
    <w:basedOn w:val="TableNormal"/>
    <w:uiPriority w:val="47"/>
    <w:rsid w:val="00E43DF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C250FC"/>
    <w:rPr>
      <w:color w:val="800080" w:themeColor="followedHyperlink"/>
      <w:u w:val="single"/>
    </w:rPr>
  </w:style>
  <w:style w:type="table" w:styleId="GridTable3">
    <w:name w:val="Grid Table 3"/>
    <w:basedOn w:val="TableNormal"/>
    <w:uiPriority w:val="48"/>
    <w:rsid w:val="00C250F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OC3">
    <w:name w:val="toc 3"/>
    <w:basedOn w:val="Normal"/>
    <w:next w:val="Normal"/>
    <w:autoRedefine/>
    <w:uiPriority w:val="39"/>
    <w:unhideWhenUsed/>
    <w:rsid w:val="009F54B4"/>
    <w:pPr>
      <w:spacing w:after="100"/>
      <w:ind w:left="440"/>
    </w:pPr>
  </w:style>
  <w:style w:type="paragraph" w:customStyle="1" w:styleId="tablehead">
    <w:name w:val="tablehead"/>
    <w:basedOn w:val="Normal"/>
    <w:rsid w:val="006738BD"/>
    <w:pPr>
      <w:spacing w:before="100" w:beforeAutospacing="1" w:after="100" w:afterAutospacing="1"/>
      <w:jc w:val="left"/>
    </w:pPr>
    <w:rPr>
      <w:rFonts w:ascii="Times New Roman" w:eastAsia="Times New Roman" w:hAnsi="Times New Roman" w:cs="Times New Roman"/>
      <w:sz w:val="24"/>
      <w:szCs w:val="24"/>
      <w:lang w:eastAsia="en-GB"/>
    </w:rPr>
  </w:style>
  <w:style w:type="paragraph" w:styleId="NormalWeb">
    <w:name w:val="Normal (Web)"/>
    <w:basedOn w:val="Normal"/>
    <w:uiPriority w:val="99"/>
    <w:semiHidden/>
    <w:unhideWhenUsed/>
    <w:rsid w:val="006738BD"/>
    <w:pPr>
      <w:spacing w:before="100" w:beforeAutospacing="1" w:after="100" w:afterAutospacing="1"/>
      <w:jc w:val="left"/>
    </w:pPr>
    <w:rPr>
      <w:rFonts w:ascii="Times New Roman" w:eastAsia="Times New Roman" w:hAnsi="Times New Roman" w:cs="Times New Roman"/>
      <w:sz w:val="24"/>
      <w:szCs w:val="24"/>
      <w:lang w:eastAsia="en-GB"/>
    </w:rPr>
  </w:style>
  <w:style w:type="table" w:styleId="GridTable6Colorful">
    <w:name w:val="Grid Table 6 Colorful"/>
    <w:basedOn w:val="TableNormal"/>
    <w:uiPriority w:val="51"/>
    <w:rsid w:val="00922B7A"/>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Style1">
    <w:name w:val="Style1"/>
    <w:uiPriority w:val="99"/>
    <w:rsid w:val="00501D51"/>
    <w:pPr>
      <w:numPr>
        <w:numId w:val="12"/>
      </w:numPr>
    </w:pPr>
  </w:style>
  <w:style w:type="table" w:styleId="ListTable6Colorful">
    <w:name w:val="List Table 6 Colorful"/>
    <w:basedOn w:val="TableNormal"/>
    <w:uiPriority w:val="51"/>
    <w:rsid w:val="005C01F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2E6398"/>
    <w:rPr>
      <w:color w:val="605E5C"/>
      <w:shd w:val="clear" w:color="auto" w:fill="E1DFDD"/>
    </w:rPr>
  </w:style>
  <w:style w:type="table" w:styleId="PlainTable1">
    <w:name w:val="Plain Table 1"/>
    <w:basedOn w:val="TableNormal"/>
    <w:uiPriority w:val="41"/>
    <w:rsid w:val="002E639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z-TopofForm">
    <w:name w:val="HTML Top of Form"/>
    <w:basedOn w:val="Normal"/>
    <w:next w:val="Normal"/>
    <w:link w:val="z-TopofFormChar"/>
    <w:hidden/>
    <w:uiPriority w:val="99"/>
    <w:semiHidden/>
    <w:unhideWhenUsed/>
    <w:rsid w:val="001C6DE7"/>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1C6DE7"/>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1C6DE7"/>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1C6DE7"/>
    <w:rPr>
      <w:rFonts w:ascii="Arial" w:hAnsi="Arial" w:cs="Arial"/>
      <w:vanish/>
      <w:sz w:val="16"/>
      <w:szCs w:val="16"/>
    </w:rPr>
  </w:style>
  <w:style w:type="paragraph" w:styleId="Revision">
    <w:name w:val="Revision"/>
    <w:hidden/>
    <w:uiPriority w:val="99"/>
    <w:semiHidden/>
    <w:rsid w:val="002750C6"/>
    <w:rPr>
      <w:rFonts w:ascii="Open Sans" w:hAnsi="Open Sans" w:cs="Open Sans"/>
    </w:rPr>
  </w:style>
  <w:style w:type="character" w:styleId="CommentReference">
    <w:name w:val="annotation reference"/>
    <w:basedOn w:val="DefaultParagraphFont"/>
    <w:uiPriority w:val="99"/>
    <w:semiHidden/>
    <w:unhideWhenUsed/>
    <w:rsid w:val="002750C6"/>
    <w:rPr>
      <w:sz w:val="16"/>
      <w:szCs w:val="16"/>
    </w:rPr>
  </w:style>
  <w:style w:type="paragraph" w:styleId="CommentText">
    <w:name w:val="annotation text"/>
    <w:basedOn w:val="Normal"/>
    <w:link w:val="CommentTextChar"/>
    <w:uiPriority w:val="99"/>
    <w:unhideWhenUsed/>
    <w:rsid w:val="002750C6"/>
    <w:rPr>
      <w:sz w:val="20"/>
      <w:szCs w:val="20"/>
    </w:rPr>
  </w:style>
  <w:style w:type="character" w:customStyle="1" w:styleId="CommentTextChar">
    <w:name w:val="Comment Text Char"/>
    <w:basedOn w:val="DefaultParagraphFont"/>
    <w:link w:val="CommentText"/>
    <w:uiPriority w:val="99"/>
    <w:rsid w:val="002750C6"/>
    <w:rPr>
      <w:rFonts w:ascii="Open Sans" w:hAnsi="Open Sans" w:cs="Open Sans"/>
      <w:sz w:val="20"/>
      <w:szCs w:val="20"/>
    </w:rPr>
  </w:style>
  <w:style w:type="paragraph" w:styleId="CommentSubject">
    <w:name w:val="annotation subject"/>
    <w:basedOn w:val="CommentText"/>
    <w:next w:val="CommentText"/>
    <w:link w:val="CommentSubjectChar"/>
    <w:uiPriority w:val="99"/>
    <w:semiHidden/>
    <w:unhideWhenUsed/>
    <w:rsid w:val="002750C6"/>
    <w:rPr>
      <w:b/>
      <w:bCs/>
    </w:rPr>
  </w:style>
  <w:style w:type="character" w:customStyle="1" w:styleId="CommentSubjectChar">
    <w:name w:val="Comment Subject Char"/>
    <w:basedOn w:val="CommentTextChar"/>
    <w:link w:val="CommentSubject"/>
    <w:uiPriority w:val="99"/>
    <w:semiHidden/>
    <w:rsid w:val="002750C6"/>
    <w:rPr>
      <w:rFonts w:ascii="Open Sans" w:hAnsi="Open Sans" w:cs="Open San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41480">
      <w:bodyDiv w:val="1"/>
      <w:marLeft w:val="0"/>
      <w:marRight w:val="0"/>
      <w:marTop w:val="0"/>
      <w:marBottom w:val="0"/>
      <w:divBdr>
        <w:top w:val="none" w:sz="0" w:space="0" w:color="auto"/>
        <w:left w:val="none" w:sz="0" w:space="0" w:color="auto"/>
        <w:bottom w:val="none" w:sz="0" w:space="0" w:color="auto"/>
        <w:right w:val="none" w:sz="0" w:space="0" w:color="auto"/>
      </w:divBdr>
      <w:divsChild>
        <w:div w:id="586226994">
          <w:marLeft w:val="0"/>
          <w:marRight w:val="0"/>
          <w:marTop w:val="0"/>
          <w:marBottom w:val="0"/>
          <w:divBdr>
            <w:top w:val="none" w:sz="0" w:space="0" w:color="auto"/>
            <w:left w:val="none" w:sz="0" w:space="0" w:color="auto"/>
            <w:bottom w:val="none" w:sz="0" w:space="0" w:color="auto"/>
            <w:right w:val="none" w:sz="0" w:space="0" w:color="auto"/>
          </w:divBdr>
          <w:divsChild>
            <w:div w:id="1122965136">
              <w:marLeft w:val="90"/>
              <w:marRight w:val="0"/>
              <w:marTop w:val="0"/>
              <w:marBottom w:val="0"/>
              <w:divBdr>
                <w:top w:val="none" w:sz="0" w:space="0" w:color="auto"/>
                <w:left w:val="none" w:sz="0" w:space="0" w:color="auto"/>
                <w:bottom w:val="none" w:sz="0" w:space="0" w:color="auto"/>
                <w:right w:val="none" w:sz="0" w:space="0" w:color="auto"/>
              </w:divBdr>
              <w:divsChild>
                <w:div w:id="1633513245">
                  <w:marLeft w:val="0"/>
                  <w:marRight w:val="0"/>
                  <w:marTop w:val="30"/>
                  <w:marBottom w:val="195"/>
                  <w:divBdr>
                    <w:top w:val="none" w:sz="0" w:space="0" w:color="auto"/>
                    <w:left w:val="none" w:sz="0" w:space="0" w:color="auto"/>
                    <w:bottom w:val="none" w:sz="0" w:space="0" w:color="auto"/>
                    <w:right w:val="none" w:sz="0" w:space="0" w:color="auto"/>
                  </w:divBdr>
                </w:div>
              </w:divsChild>
            </w:div>
          </w:divsChild>
        </w:div>
        <w:div w:id="1841047163">
          <w:marLeft w:val="0"/>
          <w:marRight w:val="0"/>
          <w:marTop w:val="0"/>
          <w:marBottom w:val="0"/>
          <w:divBdr>
            <w:top w:val="none" w:sz="0" w:space="0" w:color="auto"/>
            <w:left w:val="none" w:sz="0" w:space="0" w:color="auto"/>
            <w:bottom w:val="none" w:sz="0" w:space="0" w:color="auto"/>
            <w:right w:val="none" w:sz="0" w:space="0" w:color="auto"/>
          </w:divBdr>
          <w:divsChild>
            <w:div w:id="391737579">
              <w:marLeft w:val="-150"/>
              <w:marRight w:val="0"/>
              <w:marTop w:val="0"/>
              <w:marBottom w:val="0"/>
              <w:divBdr>
                <w:top w:val="none" w:sz="0" w:space="0" w:color="auto"/>
                <w:left w:val="none" w:sz="0" w:space="0" w:color="auto"/>
                <w:bottom w:val="none" w:sz="0" w:space="0" w:color="auto"/>
                <w:right w:val="none" w:sz="0" w:space="0" w:color="auto"/>
              </w:divBdr>
            </w:div>
            <w:div w:id="1337225203">
              <w:marLeft w:val="90"/>
              <w:marRight w:val="0"/>
              <w:marTop w:val="0"/>
              <w:marBottom w:val="0"/>
              <w:divBdr>
                <w:top w:val="none" w:sz="0" w:space="0" w:color="auto"/>
                <w:left w:val="none" w:sz="0" w:space="0" w:color="auto"/>
                <w:bottom w:val="none" w:sz="0" w:space="0" w:color="auto"/>
                <w:right w:val="none" w:sz="0" w:space="0" w:color="auto"/>
              </w:divBdr>
              <w:divsChild>
                <w:div w:id="81224880">
                  <w:marLeft w:val="0"/>
                  <w:marRight w:val="0"/>
                  <w:marTop w:val="30"/>
                  <w:marBottom w:val="195"/>
                  <w:divBdr>
                    <w:top w:val="none" w:sz="0" w:space="0" w:color="auto"/>
                    <w:left w:val="none" w:sz="0" w:space="0" w:color="auto"/>
                    <w:bottom w:val="none" w:sz="0" w:space="0" w:color="auto"/>
                    <w:right w:val="none" w:sz="0" w:space="0" w:color="auto"/>
                  </w:divBdr>
                </w:div>
              </w:divsChild>
            </w:div>
          </w:divsChild>
        </w:div>
        <w:div w:id="561908977">
          <w:marLeft w:val="0"/>
          <w:marRight w:val="0"/>
          <w:marTop w:val="0"/>
          <w:marBottom w:val="0"/>
          <w:divBdr>
            <w:top w:val="none" w:sz="0" w:space="0" w:color="auto"/>
            <w:left w:val="none" w:sz="0" w:space="0" w:color="auto"/>
            <w:bottom w:val="none" w:sz="0" w:space="0" w:color="auto"/>
            <w:right w:val="none" w:sz="0" w:space="0" w:color="auto"/>
          </w:divBdr>
          <w:divsChild>
            <w:div w:id="1071805878">
              <w:marLeft w:val="-150"/>
              <w:marRight w:val="0"/>
              <w:marTop w:val="0"/>
              <w:marBottom w:val="0"/>
              <w:divBdr>
                <w:top w:val="none" w:sz="0" w:space="0" w:color="auto"/>
                <w:left w:val="none" w:sz="0" w:space="0" w:color="auto"/>
                <w:bottom w:val="none" w:sz="0" w:space="0" w:color="auto"/>
                <w:right w:val="none" w:sz="0" w:space="0" w:color="auto"/>
              </w:divBdr>
            </w:div>
            <w:div w:id="1669208640">
              <w:marLeft w:val="90"/>
              <w:marRight w:val="0"/>
              <w:marTop w:val="0"/>
              <w:marBottom w:val="0"/>
              <w:divBdr>
                <w:top w:val="none" w:sz="0" w:space="0" w:color="auto"/>
                <w:left w:val="none" w:sz="0" w:space="0" w:color="auto"/>
                <w:bottom w:val="none" w:sz="0" w:space="0" w:color="auto"/>
                <w:right w:val="none" w:sz="0" w:space="0" w:color="auto"/>
              </w:divBdr>
              <w:divsChild>
                <w:div w:id="1898126230">
                  <w:marLeft w:val="0"/>
                  <w:marRight w:val="0"/>
                  <w:marTop w:val="30"/>
                  <w:marBottom w:val="195"/>
                  <w:divBdr>
                    <w:top w:val="none" w:sz="0" w:space="0" w:color="auto"/>
                    <w:left w:val="none" w:sz="0" w:space="0" w:color="auto"/>
                    <w:bottom w:val="none" w:sz="0" w:space="0" w:color="auto"/>
                    <w:right w:val="none" w:sz="0" w:space="0" w:color="auto"/>
                  </w:divBdr>
                </w:div>
              </w:divsChild>
            </w:div>
          </w:divsChild>
        </w:div>
        <w:div w:id="2051805794">
          <w:marLeft w:val="0"/>
          <w:marRight w:val="0"/>
          <w:marTop w:val="0"/>
          <w:marBottom w:val="0"/>
          <w:divBdr>
            <w:top w:val="none" w:sz="0" w:space="0" w:color="auto"/>
            <w:left w:val="none" w:sz="0" w:space="0" w:color="auto"/>
            <w:bottom w:val="none" w:sz="0" w:space="0" w:color="auto"/>
            <w:right w:val="none" w:sz="0" w:space="0" w:color="auto"/>
          </w:divBdr>
          <w:divsChild>
            <w:div w:id="2006199050">
              <w:marLeft w:val="-150"/>
              <w:marRight w:val="0"/>
              <w:marTop w:val="0"/>
              <w:marBottom w:val="0"/>
              <w:divBdr>
                <w:top w:val="none" w:sz="0" w:space="0" w:color="auto"/>
                <w:left w:val="none" w:sz="0" w:space="0" w:color="auto"/>
                <w:bottom w:val="none" w:sz="0" w:space="0" w:color="auto"/>
                <w:right w:val="none" w:sz="0" w:space="0" w:color="auto"/>
              </w:divBdr>
            </w:div>
            <w:div w:id="281419251">
              <w:marLeft w:val="90"/>
              <w:marRight w:val="0"/>
              <w:marTop w:val="0"/>
              <w:marBottom w:val="0"/>
              <w:divBdr>
                <w:top w:val="none" w:sz="0" w:space="0" w:color="auto"/>
                <w:left w:val="none" w:sz="0" w:space="0" w:color="auto"/>
                <w:bottom w:val="none" w:sz="0" w:space="0" w:color="auto"/>
                <w:right w:val="none" w:sz="0" w:space="0" w:color="auto"/>
              </w:divBdr>
              <w:divsChild>
                <w:div w:id="1124351808">
                  <w:marLeft w:val="0"/>
                  <w:marRight w:val="0"/>
                  <w:marTop w:val="30"/>
                  <w:marBottom w:val="195"/>
                  <w:divBdr>
                    <w:top w:val="none" w:sz="0" w:space="0" w:color="auto"/>
                    <w:left w:val="none" w:sz="0" w:space="0" w:color="auto"/>
                    <w:bottom w:val="none" w:sz="0" w:space="0" w:color="auto"/>
                    <w:right w:val="none" w:sz="0" w:space="0" w:color="auto"/>
                  </w:divBdr>
                </w:div>
              </w:divsChild>
            </w:div>
          </w:divsChild>
        </w:div>
        <w:div w:id="655648260">
          <w:marLeft w:val="0"/>
          <w:marRight w:val="0"/>
          <w:marTop w:val="0"/>
          <w:marBottom w:val="0"/>
          <w:divBdr>
            <w:top w:val="none" w:sz="0" w:space="0" w:color="auto"/>
            <w:left w:val="none" w:sz="0" w:space="0" w:color="auto"/>
            <w:bottom w:val="none" w:sz="0" w:space="0" w:color="auto"/>
            <w:right w:val="none" w:sz="0" w:space="0" w:color="auto"/>
          </w:divBdr>
          <w:divsChild>
            <w:div w:id="1458790561">
              <w:marLeft w:val="-150"/>
              <w:marRight w:val="0"/>
              <w:marTop w:val="0"/>
              <w:marBottom w:val="0"/>
              <w:divBdr>
                <w:top w:val="none" w:sz="0" w:space="0" w:color="auto"/>
                <w:left w:val="none" w:sz="0" w:space="0" w:color="auto"/>
                <w:bottom w:val="none" w:sz="0" w:space="0" w:color="auto"/>
                <w:right w:val="none" w:sz="0" w:space="0" w:color="auto"/>
              </w:divBdr>
            </w:div>
            <w:div w:id="1858931000">
              <w:marLeft w:val="90"/>
              <w:marRight w:val="0"/>
              <w:marTop w:val="0"/>
              <w:marBottom w:val="0"/>
              <w:divBdr>
                <w:top w:val="none" w:sz="0" w:space="0" w:color="auto"/>
                <w:left w:val="none" w:sz="0" w:space="0" w:color="auto"/>
                <w:bottom w:val="none" w:sz="0" w:space="0" w:color="auto"/>
                <w:right w:val="none" w:sz="0" w:space="0" w:color="auto"/>
              </w:divBdr>
              <w:divsChild>
                <w:div w:id="725450357">
                  <w:marLeft w:val="0"/>
                  <w:marRight w:val="0"/>
                  <w:marTop w:val="30"/>
                  <w:marBottom w:val="195"/>
                  <w:divBdr>
                    <w:top w:val="none" w:sz="0" w:space="0" w:color="auto"/>
                    <w:left w:val="none" w:sz="0" w:space="0" w:color="auto"/>
                    <w:bottom w:val="none" w:sz="0" w:space="0" w:color="auto"/>
                    <w:right w:val="none" w:sz="0" w:space="0" w:color="auto"/>
                  </w:divBdr>
                </w:div>
              </w:divsChild>
            </w:div>
          </w:divsChild>
        </w:div>
        <w:div w:id="809202893">
          <w:marLeft w:val="0"/>
          <w:marRight w:val="0"/>
          <w:marTop w:val="0"/>
          <w:marBottom w:val="0"/>
          <w:divBdr>
            <w:top w:val="none" w:sz="0" w:space="0" w:color="auto"/>
            <w:left w:val="none" w:sz="0" w:space="0" w:color="auto"/>
            <w:bottom w:val="none" w:sz="0" w:space="0" w:color="auto"/>
            <w:right w:val="none" w:sz="0" w:space="0" w:color="auto"/>
          </w:divBdr>
          <w:divsChild>
            <w:div w:id="1267927218">
              <w:marLeft w:val="-150"/>
              <w:marRight w:val="0"/>
              <w:marTop w:val="0"/>
              <w:marBottom w:val="0"/>
              <w:divBdr>
                <w:top w:val="none" w:sz="0" w:space="0" w:color="auto"/>
                <w:left w:val="none" w:sz="0" w:space="0" w:color="auto"/>
                <w:bottom w:val="none" w:sz="0" w:space="0" w:color="auto"/>
                <w:right w:val="none" w:sz="0" w:space="0" w:color="auto"/>
              </w:divBdr>
            </w:div>
            <w:div w:id="1704015610">
              <w:marLeft w:val="90"/>
              <w:marRight w:val="0"/>
              <w:marTop w:val="0"/>
              <w:marBottom w:val="0"/>
              <w:divBdr>
                <w:top w:val="none" w:sz="0" w:space="0" w:color="auto"/>
                <w:left w:val="none" w:sz="0" w:space="0" w:color="auto"/>
                <w:bottom w:val="none" w:sz="0" w:space="0" w:color="auto"/>
                <w:right w:val="none" w:sz="0" w:space="0" w:color="auto"/>
              </w:divBdr>
              <w:divsChild>
                <w:div w:id="373383571">
                  <w:marLeft w:val="0"/>
                  <w:marRight w:val="0"/>
                  <w:marTop w:val="30"/>
                  <w:marBottom w:val="195"/>
                  <w:divBdr>
                    <w:top w:val="none" w:sz="0" w:space="0" w:color="auto"/>
                    <w:left w:val="none" w:sz="0" w:space="0" w:color="auto"/>
                    <w:bottom w:val="none" w:sz="0" w:space="0" w:color="auto"/>
                    <w:right w:val="none" w:sz="0" w:space="0" w:color="auto"/>
                  </w:divBdr>
                </w:div>
              </w:divsChild>
            </w:div>
          </w:divsChild>
        </w:div>
      </w:divsChild>
    </w:div>
    <w:div w:id="309679399">
      <w:bodyDiv w:val="1"/>
      <w:marLeft w:val="0"/>
      <w:marRight w:val="0"/>
      <w:marTop w:val="0"/>
      <w:marBottom w:val="0"/>
      <w:divBdr>
        <w:top w:val="none" w:sz="0" w:space="0" w:color="auto"/>
        <w:left w:val="none" w:sz="0" w:space="0" w:color="auto"/>
        <w:bottom w:val="none" w:sz="0" w:space="0" w:color="auto"/>
        <w:right w:val="none" w:sz="0" w:space="0" w:color="auto"/>
      </w:divBdr>
      <w:divsChild>
        <w:div w:id="1644040727">
          <w:marLeft w:val="0"/>
          <w:marRight w:val="0"/>
          <w:marTop w:val="0"/>
          <w:marBottom w:val="0"/>
          <w:divBdr>
            <w:top w:val="none" w:sz="0" w:space="0" w:color="auto"/>
            <w:left w:val="none" w:sz="0" w:space="0" w:color="auto"/>
            <w:bottom w:val="none" w:sz="0" w:space="0" w:color="auto"/>
            <w:right w:val="none" w:sz="0" w:space="0" w:color="auto"/>
          </w:divBdr>
        </w:div>
        <w:div w:id="805900423">
          <w:marLeft w:val="0"/>
          <w:marRight w:val="0"/>
          <w:marTop w:val="0"/>
          <w:marBottom w:val="0"/>
          <w:divBdr>
            <w:top w:val="none" w:sz="0" w:space="0" w:color="auto"/>
            <w:left w:val="none" w:sz="0" w:space="0" w:color="auto"/>
            <w:bottom w:val="none" w:sz="0" w:space="0" w:color="auto"/>
            <w:right w:val="none" w:sz="0" w:space="0" w:color="auto"/>
          </w:divBdr>
          <w:divsChild>
            <w:div w:id="209284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855821">
      <w:bodyDiv w:val="1"/>
      <w:marLeft w:val="0"/>
      <w:marRight w:val="0"/>
      <w:marTop w:val="0"/>
      <w:marBottom w:val="0"/>
      <w:divBdr>
        <w:top w:val="none" w:sz="0" w:space="0" w:color="auto"/>
        <w:left w:val="none" w:sz="0" w:space="0" w:color="auto"/>
        <w:bottom w:val="none" w:sz="0" w:space="0" w:color="auto"/>
        <w:right w:val="none" w:sz="0" w:space="0" w:color="auto"/>
      </w:divBdr>
    </w:div>
    <w:div w:id="1115904713">
      <w:bodyDiv w:val="1"/>
      <w:marLeft w:val="0"/>
      <w:marRight w:val="0"/>
      <w:marTop w:val="0"/>
      <w:marBottom w:val="0"/>
      <w:divBdr>
        <w:top w:val="none" w:sz="0" w:space="0" w:color="auto"/>
        <w:left w:val="none" w:sz="0" w:space="0" w:color="auto"/>
        <w:bottom w:val="none" w:sz="0" w:space="0" w:color="auto"/>
        <w:right w:val="none" w:sz="0" w:space="0" w:color="auto"/>
      </w:divBdr>
    </w:div>
    <w:div w:id="1202936622">
      <w:bodyDiv w:val="1"/>
      <w:marLeft w:val="0"/>
      <w:marRight w:val="0"/>
      <w:marTop w:val="0"/>
      <w:marBottom w:val="0"/>
      <w:divBdr>
        <w:top w:val="none" w:sz="0" w:space="0" w:color="auto"/>
        <w:left w:val="none" w:sz="0" w:space="0" w:color="auto"/>
        <w:bottom w:val="none" w:sz="0" w:space="0" w:color="auto"/>
        <w:right w:val="none" w:sz="0" w:space="0" w:color="auto"/>
      </w:divBdr>
      <w:divsChild>
        <w:div w:id="124812301">
          <w:marLeft w:val="0"/>
          <w:marRight w:val="0"/>
          <w:marTop w:val="0"/>
          <w:marBottom w:val="0"/>
          <w:divBdr>
            <w:top w:val="none" w:sz="0" w:space="0" w:color="auto"/>
            <w:left w:val="none" w:sz="0" w:space="0" w:color="auto"/>
            <w:bottom w:val="none" w:sz="0" w:space="0" w:color="auto"/>
            <w:right w:val="none" w:sz="0" w:space="0" w:color="auto"/>
          </w:divBdr>
        </w:div>
        <w:div w:id="1538589054">
          <w:marLeft w:val="0"/>
          <w:marRight w:val="0"/>
          <w:marTop w:val="0"/>
          <w:marBottom w:val="0"/>
          <w:divBdr>
            <w:top w:val="none" w:sz="0" w:space="0" w:color="auto"/>
            <w:left w:val="none" w:sz="0" w:space="0" w:color="auto"/>
            <w:bottom w:val="none" w:sz="0" w:space="0" w:color="auto"/>
            <w:right w:val="none" w:sz="0" w:space="0" w:color="auto"/>
          </w:divBdr>
          <w:divsChild>
            <w:div w:id="87951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9298">
      <w:bodyDiv w:val="1"/>
      <w:marLeft w:val="0"/>
      <w:marRight w:val="0"/>
      <w:marTop w:val="0"/>
      <w:marBottom w:val="0"/>
      <w:divBdr>
        <w:top w:val="none" w:sz="0" w:space="0" w:color="auto"/>
        <w:left w:val="none" w:sz="0" w:space="0" w:color="auto"/>
        <w:bottom w:val="none" w:sz="0" w:space="0" w:color="auto"/>
        <w:right w:val="none" w:sz="0" w:space="0" w:color="auto"/>
      </w:divBdr>
      <w:divsChild>
        <w:div w:id="801581988">
          <w:marLeft w:val="0"/>
          <w:marRight w:val="0"/>
          <w:marTop w:val="0"/>
          <w:marBottom w:val="0"/>
          <w:divBdr>
            <w:top w:val="none" w:sz="0" w:space="0" w:color="auto"/>
            <w:left w:val="none" w:sz="0" w:space="0" w:color="auto"/>
            <w:bottom w:val="none" w:sz="0" w:space="0" w:color="auto"/>
            <w:right w:val="none" w:sz="0" w:space="0" w:color="auto"/>
          </w:divBdr>
        </w:div>
        <w:div w:id="1361586148">
          <w:marLeft w:val="0"/>
          <w:marRight w:val="0"/>
          <w:marTop w:val="0"/>
          <w:marBottom w:val="0"/>
          <w:divBdr>
            <w:top w:val="none" w:sz="0" w:space="0" w:color="auto"/>
            <w:left w:val="none" w:sz="0" w:space="0" w:color="auto"/>
            <w:bottom w:val="none" w:sz="0" w:space="0" w:color="auto"/>
            <w:right w:val="none" w:sz="0" w:space="0" w:color="auto"/>
          </w:divBdr>
          <w:divsChild>
            <w:div w:id="98219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144329">
      <w:bodyDiv w:val="1"/>
      <w:marLeft w:val="0"/>
      <w:marRight w:val="0"/>
      <w:marTop w:val="0"/>
      <w:marBottom w:val="0"/>
      <w:divBdr>
        <w:top w:val="none" w:sz="0" w:space="0" w:color="auto"/>
        <w:left w:val="none" w:sz="0" w:space="0" w:color="auto"/>
        <w:bottom w:val="none" w:sz="0" w:space="0" w:color="auto"/>
        <w:right w:val="none" w:sz="0" w:space="0" w:color="auto"/>
      </w:divBdr>
      <w:divsChild>
        <w:div w:id="2054648184">
          <w:marLeft w:val="0"/>
          <w:marRight w:val="0"/>
          <w:marTop w:val="0"/>
          <w:marBottom w:val="0"/>
          <w:divBdr>
            <w:top w:val="none" w:sz="0" w:space="0" w:color="auto"/>
            <w:left w:val="none" w:sz="0" w:space="0" w:color="auto"/>
            <w:bottom w:val="none" w:sz="0" w:space="0" w:color="auto"/>
            <w:right w:val="none" w:sz="0" w:space="0" w:color="auto"/>
          </w:divBdr>
        </w:div>
        <w:div w:id="640502078">
          <w:marLeft w:val="0"/>
          <w:marRight w:val="0"/>
          <w:marTop w:val="0"/>
          <w:marBottom w:val="0"/>
          <w:divBdr>
            <w:top w:val="none" w:sz="0" w:space="0" w:color="auto"/>
            <w:left w:val="none" w:sz="0" w:space="0" w:color="auto"/>
            <w:bottom w:val="none" w:sz="0" w:space="0" w:color="auto"/>
            <w:right w:val="none" w:sz="0" w:space="0" w:color="auto"/>
          </w:divBdr>
          <w:divsChild>
            <w:div w:id="105920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613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support.google.com/googleplay/android-developer/answer/418?hl=en-GB" TargetMode="External"/><Relationship Id="rId26" Type="http://schemas.openxmlformats.org/officeDocument/2006/relationships/hyperlink" Target="https://support.google.com/googleplay/android-developer/answer/541?hl=en-GB" TargetMode="External"/><Relationship Id="rId39" Type="http://schemas.microsoft.com/office/2011/relationships/people" Target="people.xml"/><Relationship Id="rId21" Type="http://schemas.openxmlformats.org/officeDocument/2006/relationships/hyperlink" Target="https://support.google.com/googleplay/android-developer/answer/423?hl=en-GB" TargetMode="External"/><Relationship Id="rId34"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support.google.com/googleplay/android-developer/answer/417?hl=en-GB" TargetMode="External"/><Relationship Id="rId25" Type="http://schemas.openxmlformats.org/officeDocument/2006/relationships/hyperlink" Target="https://support.google.com/googleplay/android-developer/answer/549?hl=en-GB"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documents.manchester.ac.uk/display.aspx?DocID=37095" TargetMode="External"/><Relationship Id="rId20" Type="http://schemas.openxmlformats.org/officeDocument/2006/relationships/hyperlink" Target="https://support.google.com/googleplay/android-developer/answer/420?hl=en-GB" TargetMode="External"/><Relationship Id="rId29" Type="http://schemas.openxmlformats.org/officeDocument/2006/relationships/hyperlink" Target="https://support.google.com/googleplay/android-developer/answer/546?hl=en-GB"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support.google.com/googleplay/android-developer/answer/431?hl=en-GB"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Hsn953+3@gmail.com" TargetMode="External"/><Relationship Id="rId23" Type="http://schemas.openxmlformats.org/officeDocument/2006/relationships/hyperlink" Target="https://support.google.com/googleplay/android-developer/answer/437?hl=en-GB" TargetMode="External"/><Relationship Id="rId28" Type="http://schemas.openxmlformats.org/officeDocument/2006/relationships/hyperlink" Target="https://support.google.com/googleplay/android-developer/answer/553?hl=en-GB" TargetMode="External"/><Relationship Id="rId36"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support.google.com/googleplay/android-developer/answer/419?hl=en-GB" TargetMode="External"/><Relationship Id="rId31"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support.google.com/googleplay/android-developer/answer/427?hl=en-GB" TargetMode="External"/><Relationship Id="rId27" Type="http://schemas.openxmlformats.org/officeDocument/2006/relationships/hyperlink" Target="https://support.google.com/googleplay/android-developer/answer/543?hl=en-GB" TargetMode="External"/><Relationship Id="rId30" Type="http://schemas.openxmlformats.org/officeDocument/2006/relationships/customXml" Target="ink/ink1.xm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2" Type="http://schemas.openxmlformats.org/officeDocument/2006/relationships/hyperlink" Target="https://support.google.com/googleplay/android-developer/answer/9866151?hl=en-GB" TargetMode="External"/><Relationship Id="rId1" Type="http://schemas.openxmlformats.org/officeDocument/2006/relationships/hyperlink" Target="https://developer.apple.com/ios/submit/"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03-21T15:28:33.783"/>
    </inkml:context>
    <inkml:brush xml:id="br0">
      <inkml:brushProperty name="width" value="0.05" units="cm"/>
      <inkml:brushProperty name="height" value="0.05" units="cm"/>
    </inkml:brush>
  </inkml:definitions>
  <inkml:trace contextRef="#ctx0" brushRef="#br0">352 366 24575,'-1'-7'0,"0"0"0,0 0 0,0 1 0,-1-1 0,0 0 0,-1 1 0,0-1 0,0 1 0,0 0 0,0 0 0,-1 0 0,0 0 0,-1 1 0,1-1 0,-1 1 0,0 0 0,0 1 0,-1-1 0,1 1 0,-1 0 0,-11-6 0,9 5 0,-1 1 0,1 0 0,-1 0 0,0 1 0,0 0 0,-1 0 0,1 1 0,0 0 0,-1 1 0,0 0 0,1 1 0,-1-1 0,1 2 0,-1 0 0,-15 3 0,19-2 0,0 0 0,1 1 0,0 0 0,-1 0 0,1 0 0,0 1 0,1-1 0,-1 1 0,1 1 0,-1-1 0,1 0 0,1 1 0,-1 0 0,1 0 0,-1 0 0,1 0 0,1 1 0,-1-1 0,1 1 0,0 0 0,0-1 0,-1 10 0,0-1 0,1 0 0,0 0 0,1-1 0,1 1 0,0 0 0,0 0 0,2 0 0,5 25 0,-5-34 0,-1 0 0,1-1 0,1 1 0,-1-1 0,1 1 0,0-1 0,0 0 0,0 0 0,0 0 0,1 0 0,-1 0 0,1-1 0,0 0 0,0 0 0,0 0 0,1 0 0,-1-1 0,1 1 0,-1-1 0,1 0 0,0-1 0,0 1 0,0-1 0,10 1 0,5 1 0,1-1 0,0-1 0,-1-1 0,38-4 0,-52 3 0,-1 0 0,0 0 0,1 0 0,-1-1 0,0 0 0,0 0 0,0 0 0,0 0 0,0-1 0,0 0 0,0 0 0,-1 0 0,0-1 0,0 1 0,0-1 0,7-8 0,-1-2 0,-1-1 0,0 0 0,12-32 0,8-13 0,-19 38 0,-8 18 0,-1 1 0,0-1 0,1 0 0,0 1 0,0-1 0,0 1 0,0 0 0,1-1 0,-1 1 0,1 0 0,6-5 0,-9 8 0,1 0 0,-1 0 0,1 0 0,0 0 0,-1 0 0,1 1 0,-1-1 0,1 0 0,-1 0 0,1 0 0,-1 1 0,1-1 0,-1 0 0,1 0 0,-1 1 0,0-1 0,1 1 0,-1-1 0,1 0 0,-1 1 0,0-1 0,1 1 0,-1-1 0,0 1 0,0-1 0,1 1 0,-1-1 0,0 1 0,0-1 0,0 1 0,0-1 0,1 2 0,8 25 0,-6-15 0,-1-10 0,0 1 0,0 0 0,0 0 0,0-1 0,1 1 0,-1-1 0,1 0 0,0 0 0,-1 0 0,1 0 0,0 0 0,0 0 0,0-1 0,0 0 0,0 1 0,1-1 0,3 1 0,65 11 0,-59-11 0,-9-2 0,0 1 0,0-1 0,0 0 0,0 0 0,-1 0 0,1 0 0,0-1 0,0 0 0,0 0 0,0 0 0,0 0 0,-1 0 0,1-1 0,0 1 0,3-3 0,-1-1 0,1-1 0,-1 1 0,-1-1 0,1 0 0,6-9 0,27-27 0,-38 41 0,0 0 0,0 1 0,0-1 0,0 1 0,0-1 0,0 1 0,1-1 0,-1 1 0,0 0 0,0-1 0,0 1 0,0 0 0,1 0 0,-1 0 0,0 0 0,0 0 0,0 0 0,1 0 0,-1 1 0,0-1 0,0 0 0,0 1 0,2 0 0,29 17 0,2 1 0,-30-17 0,0-1 0,0 0 0,1 0 0,-1 0 0,0-1 0,0 1 0,1-1 0,-1 0 0,0-1 0,0 1 0,1-1 0,-1 1 0,0-1 0,0 0 0,0-1 0,0 1 0,0-1 0,0 0 0,0 0 0,0 0 0,-1 0 0,1-1 0,-1 1 0,0-1 0,1 0 0,-1 0 0,-1 0 0,1-1 0,4-5 0,-7 8 0,0 1 0,0-1 0,1 1 0,-1-1 0,0 1 0,0 0 0,0-1 0,1 1 0,-1 0 0,0-1 0,1 1 0,-1 0 0,0-1 0,1 1 0,-1 0 0,0-1 0,1 1 0,-1 0 0,1 0 0,-1-1 0,0 1 0,1 0 0,-1 0 0,1 0 0,-1 0 0,1 0 0,-1 0 0,1 0 0,-1 0 0,1 0 0,-1 0 0,0 0 0,1 0 0,-1 0 0,1 0 0,-1 0 0,1 0 0,-1 0 0,1 1 0,6 20 0,-6 40 0,-1-54 0,0 7 0,1 0 0,0 1 0,1-1 0,1 0 0,0 0 0,1 0 0,1 0 0,0 0 0,8 15 0,-10-23 0,1 0 0,-1 0 0,1 0 0,0 0 0,0-1 0,1 1 0,0-1 0,0 0 0,0-1 0,0 1 0,1-1 0,-1 0 0,1-1 0,0 1 0,1-1 0,-1 0 0,0-1 0,1 1 0,0-1 0,13 2 0,-9-3 0,0 0 0,1-1 0,-1 0 0,0-1 0,1 0 0,-1-1 0,0 0 0,0 0 0,0-1 0,11-5 0,-18 5 0,1 1 0,0-1 0,-1 0 0,0 0 0,1 0 0,-1 0 0,-1-1 0,1 0 0,0 0 0,-1 0 0,0 0 0,0 0 0,0-1 0,-1 0 0,1 1 0,-1-1 0,0 0 0,0 0 0,-1 0 0,0 0 0,0 0 0,0-1 0,0-7 0,1-46-1365,-3 41-5461</inkml:trace>
  <inkml:trace contextRef="#ctx0" brushRef="#br0" timeOffset="2106.42">1428 0 24575,'5'8'0,"0"1"0,-1-1 0,0 1 0,0-1 0,-1 1 0,0 0 0,0 0 0,-1 1 0,1 15 0,1-6 0,-1-4 0,1 0 0,1 0 0,0-1 0,0 1 0,11 16 0,-14-27 0,0 0 0,1 0 0,0 0 0,-1 0 0,1 0 0,1-1 0,-1 0 0,0 0 0,1 0 0,0 0 0,0 0 0,0-1 0,0 1 0,0-1 0,0 0 0,0 0 0,1-1 0,-1 1 0,1-1 0,8 1 0,-2-1 0,-2-1 0,1 1 0,0 0 0,-1 1 0,1 0 0,8 3 0,-15-4 0,0 0 0,0 1 0,0-1 0,0 1 0,0 0 0,-1 0 0,1 0 0,-1 0 0,0 1 0,1-1 0,-1 1 0,0-1 0,0 1 0,-1 0 0,1-1 0,-1 1 0,1 0 0,-1 0 0,1 4 0,10 31 0,-2 1 0,-2 0 0,5 67 0,-12-103 0,-1 0 0,0 0 0,1 0 0,0 0 0,0 0 0,0-1 0,0 1 0,0 0 0,0 0 0,1-1 0,0 1 0,-1-1 0,1 0 0,0 1 0,0-1 0,0 0 0,0 0 0,1 0 0,-1 0 0,0 0 0,1-1 0,0 1 0,-1-1 0,1 0 0,0 0 0,-1 0 0,1 0 0,0 0 0,0 0 0,0-1 0,3 1 0,10 1 0,1-2 0,-1 1 0,0-2 0,25-3 0,-30 2 0,-1 0 0,0 0 0,-1-1 0,1 0 0,-1-1 0,0 0 0,0 0 0,0-1 0,0 0 0,10-9 0,28-15 0,-42 26 11,1-1 0,-2 0 0,1 0 0,0-1 0,-1 1 0,0-1 0,0 0 0,0 0 0,4-8 0,17-21-1486,-16 25-5351</inkml:trace>
  <inkml:trace contextRef="#ctx0" brushRef="#br0" timeOffset="3219.53">1550 855 24575,'0'2'0,"1"0"0,-1 0 0,1 0 0,0-1 0,0 1 0,0 0 0,0 0 0,0 0 0,0-1 0,0 1 0,0 0 0,1-1 0,-1 0 0,1 1 0,-1-1 0,1 0 0,-1 1 0,1-1 0,0 0 0,0 0 0,-1 0 0,1-1 0,0 1 0,0 0 0,0-1 0,0 1 0,0-1 0,0 1 0,0-1 0,0 0 0,4 0 0,8 1 0,1 0 0,0-1 0,15-2 0,29-6 0,113-31 0,-163 37 0,141-24-1365,-136 24-5461</inkml:trace>
  <inkml:trace contextRef="#ctx0" brushRef="#br0" timeOffset="3717.62">2221 773 24575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nstantia-Franklin Gothic Book">
      <a:majorFont>
        <a:latin typeface="Constantia" panose="02030602050306030303"/>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SIST02.XSL" StyleName="SIST02" Version="2003"/>
</file>

<file path=customXml/item2.xml><?xml version="1.0" encoding="utf-8"?>
<p:properties xmlns:p="http://schemas.microsoft.com/office/2006/metadata/properties" xmlns:xsi="http://www.w3.org/2001/XMLSchema-instance" xmlns:pc="http://schemas.microsoft.com/office/infopath/2007/PartnerControls">
  <documentManagement>
    <SharedWithUsers xmlns="78896f81-0eca-4def-ba62-d08f1777dd3e">
      <UserInfo>
        <DisplayName>Alan Davies</DisplayName>
        <AccountId>20</AccountId>
        <AccountType/>
      </UserInfo>
      <UserInfo>
        <DisplayName>Hassan Ali</DisplayName>
        <AccountId>27</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C63787A0EE99F4AB89ADE1291F197EA" ma:contentTypeVersion="11" ma:contentTypeDescription="Create a new document." ma:contentTypeScope="" ma:versionID="e12935b254f8d0d74ae5fcdc0af102bc">
  <xsd:schema xmlns:xsd="http://www.w3.org/2001/XMLSchema" xmlns:xs="http://www.w3.org/2001/XMLSchema" xmlns:p="http://schemas.microsoft.com/office/2006/metadata/properties" xmlns:ns2="7ccc799c-395f-427e-a240-7c41e0d09a76" xmlns:ns3="78896f81-0eca-4def-ba62-d08f1777dd3e" targetNamespace="http://schemas.microsoft.com/office/2006/metadata/properties" ma:root="true" ma:fieldsID="f488d9cbaa4ffb4086699e9d5c372ff0" ns2:_="" ns3:_="">
    <xsd:import namespace="7ccc799c-395f-427e-a240-7c41e0d09a76"/>
    <xsd:import namespace="78896f81-0eca-4def-ba62-d08f1777dd3e"/>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c799c-395f-427e-a240-7c41e0d09a76"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8896f81-0eca-4def-ba62-d08f1777dd3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881AF9-D5E0-4518-9DDE-2DD1D1393025}">
  <ds:schemaRefs>
    <ds:schemaRef ds:uri="http://schemas.openxmlformats.org/officeDocument/2006/bibliography"/>
  </ds:schemaRefs>
</ds:datastoreItem>
</file>

<file path=customXml/itemProps2.xml><?xml version="1.0" encoding="utf-8"?>
<ds:datastoreItem xmlns:ds="http://schemas.openxmlformats.org/officeDocument/2006/customXml" ds:itemID="{E7637C89-EF7E-4DBF-8CB4-8B7D645A4C5B}">
  <ds:schemaRefs>
    <ds:schemaRef ds:uri="http://schemas.microsoft.com/office/2006/metadata/properties"/>
    <ds:schemaRef ds:uri="http://schemas.microsoft.com/office/infopath/2007/PartnerControls"/>
    <ds:schemaRef ds:uri="78896f81-0eca-4def-ba62-d08f1777dd3e"/>
  </ds:schemaRefs>
</ds:datastoreItem>
</file>

<file path=customXml/itemProps3.xml><?xml version="1.0" encoding="utf-8"?>
<ds:datastoreItem xmlns:ds="http://schemas.openxmlformats.org/officeDocument/2006/customXml" ds:itemID="{245D27DD-412D-418B-96B0-220DAAD985F6}">
  <ds:schemaRefs>
    <ds:schemaRef ds:uri="http://schemas.microsoft.com/sharepoint/v3/contenttype/forms"/>
  </ds:schemaRefs>
</ds:datastoreItem>
</file>

<file path=customXml/itemProps4.xml><?xml version="1.0" encoding="utf-8"?>
<ds:datastoreItem xmlns:ds="http://schemas.openxmlformats.org/officeDocument/2006/customXml" ds:itemID="{1DF3F8CB-5B9D-4C8C-AB9A-5BA8310A8A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c799c-395f-427e-a240-7c41e0d09a76"/>
    <ds:schemaRef ds:uri="78896f81-0eca-4def-ba62-d08f1777dd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13</Pages>
  <Words>2433</Words>
  <Characters>13874</Characters>
  <Application>Microsoft Office Word</Application>
  <DocSecurity>0</DocSecurity>
  <Lines>115</Lines>
  <Paragraphs>32</Paragraphs>
  <ScaleCrop>false</ScaleCrop>
  <Company>University of Manchester</Company>
  <LinksUpToDate>false</LinksUpToDate>
  <CharactersWithSpaces>16275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adrian.harwood@manchester.ac.uk</dc:creator>
  <cp:lastModifiedBy>Patricia Barnby</cp:lastModifiedBy>
  <cp:revision>18</cp:revision>
  <cp:lastPrinted>2021-02-02T11:42:00Z</cp:lastPrinted>
  <dcterms:created xsi:type="dcterms:W3CDTF">2023-04-27T13:41:00Z</dcterms:created>
  <dcterms:modified xsi:type="dcterms:W3CDTF">2023-05-09T17:36:00Z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0x0101003C63787A0EE99F4AB89ADE1291F197EA</vt:lpwstr>
  </property>
  <property fmtid="{D5CDD505-2E9C-101B-9397-08002B2CF9AE}" pid="3" name="Order">
    <vt:r8>9281200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MediaServiceImageTags">
    <vt:lpwstr/>
  </property>
</Properties>
</file>